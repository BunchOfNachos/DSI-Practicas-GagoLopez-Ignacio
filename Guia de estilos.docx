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47971" w14:textId="77777777" w:rsidR="00CF3151" w:rsidRDefault="00CF3151" w:rsidP="00A94BB6">
      <w:pPr>
        <w:jc w:val="center"/>
        <w:rPr>
          <w:rFonts w:cs="Times New Roman"/>
        </w:rPr>
      </w:pPr>
    </w:p>
    <w:p w14:paraId="4CDD37F2" w14:textId="77777777" w:rsidR="00A94BB6" w:rsidRDefault="00A94BB6" w:rsidP="00A94BB6">
      <w:pPr>
        <w:jc w:val="center"/>
        <w:rPr>
          <w:rFonts w:cs="Times New Roman"/>
        </w:rPr>
      </w:pPr>
    </w:p>
    <w:p w14:paraId="79C5BF5A" w14:textId="77777777" w:rsidR="00A94BB6" w:rsidRDefault="00A94BB6" w:rsidP="00A94BB6">
      <w:pPr>
        <w:jc w:val="center"/>
        <w:rPr>
          <w:rFonts w:cs="Times New Roman"/>
        </w:rPr>
      </w:pPr>
    </w:p>
    <w:p w14:paraId="7D205070" w14:textId="77777777" w:rsidR="00A94BB6" w:rsidRDefault="00A94BB6" w:rsidP="00A94BB6">
      <w:pPr>
        <w:jc w:val="center"/>
        <w:rPr>
          <w:rFonts w:cs="Times New Roman"/>
        </w:rPr>
      </w:pPr>
    </w:p>
    <w:p w14:paraId="27DDAEA5" w14:textId="77777777" w:rsidR="00A94BB6" w:rsidRDefault="00A94BB6" w:rsidP="00A94BB6">
      <w:pPr>
        <w:jc w:val="center"/>
        <w:rPr>
          <w:rFonts w:cs="Times New Roman"/>
        </w:rPr>
      </w:pPr>
    </w:p>
    <w:p w14:paraId="53D37314" w14:textId="77777777" w:rsidR="00A94BB6" w:rsidRDefault="00A94BB6" w:rsidP="00A94BB6">
      <w:pPr>
        <w:jc w:val="center"/>
        <w:rPr>
          <w:rFonts w:cs="Times New Roman"/>
        </w:rPr>
      </w:pPr>
    </w:p>
    <w:p w14:paraId="04903680" w14:textId="77777777" w:rsidR="00A94BB6" w:rsidRDefault="00A94BB6" w:rsidP="00A94BB6">
      <w:pPr>
        <w:jc w:val="center"/>
        <w:rPr>
          <w:rFonts w:cs="Times New Roman"/>
        </w:rPr>
      </w:pPr>
    </w:p>
    <w:p w14:paraId="09595F15" w14:textId="77777777" w:rsidR="00A94BB6" w:rsidRDefault="00A94BB6" w:rsidP="00A94BB6">
      <w:pPr>
        <w:jc w:val="center"/>
        <w:rPr>
          <w:rFonts w:cs="Times New Roman"/>
        </w:rPr>
      </w:pPr>
    </w:p>
    <w:p w14:paraId="7B7A1EF2" w14:textId="77777777" w:rsidR="00A94BB6" w:rsidRDefault="00A94BB6" w:rsidP="00A94BB6">
      <w:pPr>
        <w:jc w:val="center"/>
        <w:rPr>
          <w:rFonts w:cs="Times New Roman"/>
        </w:rPr>
      </w:pPr>
    </w:p>
    <w:p w14:paraId="480E1E8B" w14:textId="77777777" w:rsidR="00A94BB6" w:rsidRDefault="00A94BB6" w:rsidP="00A94BB6">
      <w:pPr>
        <w:jc w:val="center"/>
        <w:rPr>
          <w:rFonts w:cs="Times New Roman"/>
        </w:rPr>
      </w:pPr>
    </w:p>
    <w:p w14:paraId="018FC6C2" w14:textId="77777777" w:rsidR="00A94BB6" w:rsidRDefault="00A94BB6" w:rsidP="00696C3F">
      <w:pPr>
        <w:rPr>
          <w:rFonts w:cs="Times New Roman"/>
        </w:rPr>
      </w:pPr>
    </w:p>
    <w:p w14:paraId="41D51213" w14:textId="2A48320A" w:rsidR="00D35C39" w:rsidRPr="00DA4102" w:rsidRDefault="005B484B" w:rsidP="00D35C39">
      <w:pPr>
        <w:jc w:val="center"/>
        <w:rPr>
          <w:rFonts w:cs="Times New Roman"/>
          <w:b/>
          <w:bCs/>
          <w:sz w:val="60"/>
          <w:szCs w:val="60"/>
        </w:rPr>
      </w:pPr>
      <w:r w:rsidRPr="00DA4102">
        <w:rPr>
          <w:rFonts w:cs="Times New Roman"/>
          <w:b/>
          <w:bCs/>
          <w:sz w:val="60"/>
          <w:szCs w:val="60"/>
        </w:rPr>
        <w:t>Guía</w:t>
      </w:r>
      <w:r w:rsidR="00910D52" w:rsidRPr="00DA4102">
        <w:rPr>
          <w:rFonts w:cs="Times New Roman"/>
          <w:b/>
          <w:bCs/>
          <w:sz w:val="60"/>
          <w:szCs w:val="60"/>
        </w:rPr>
        <w:t xml:space="preserve"> de estilos</w:t>
      </w:r>
    </w:p>
    <w:p w14:paraId="26234AAE" w14:textId="3A5A7A53" w:rsidR="00D35C39" w:rsidRPr="00DA4102" w:rsidRDefault="00910D52" w:rsidP="00D35C39">
      <w:pPr>
        <w:jc w:val="center"/>
        <w:rPr>
          <w:rFonts w:cs="Times New Roman"/>
          <w:b/>
          <w:bCs/>
          <w:sz w:val="52"/>
          <w:szCs w:val="52"/>
        </w:rPr>
      </w:pPr>
      <w:r w:rsidRPr="00400E33">
        <w:rPr>
          <w:rFonts w:cs="Times New Roman"/>
          <w:b/>
          <w:bCs/>
          <w:sz w:val="52"/>
          <w:szCs w:val="52"/>
        </w:rPr>
        <w:t>Diseño</w:t>
      </w:r>
      <w:r w:rsidRPr="00DA4102">
        <w:rPr>
          <w:rFonts w:cs="Times New Roman"/>
          <w:b/>
          <w:bCs/>
          <w:sz w:val="52"/>
          <w:szCs w:val="52"/>
        </w:rPr>
        <w:t xml:space="preserve"> de </w:t>
      </w:r>
      <w:r w:rsidR="009734EC" w:rsidRPr="00DA4102">
        <w:rPr>
          <w:rFonts w:cs="Times New Roman"/>
          <w:b/>
          <w:bCs/>
          <w:sz w:val="52"/>
          <w:szCs w:val="52"/>
        </w:rPr>
        <w:t>S</w:t>
      </w:r>
      <w:r w:rsidRPr="00DA4102">
        <w:rPr>
          <w:rFonts w:cs="Times New Roman"/>
          <w:b/>
          <w:bCs/>
          <w:sz w:val="52"/>
          <w:szCs w:val="52"/>
        </w:rPr>
        <w:t xml:space="preserve">istemas </w:t>
      </w:r>
      <w:r w:rsidR="009734EC">
        <w:rPr>
          <w:rFonts w:cs="Times New Roman"/>
          <w:b/>
          <w:bCs/>
          <w:sz w:val="52"/>
          <w:szCs w:val="52"/>
        </w:rPr>
        <w:t>I</w:t>
      </w:r>
      <w:r w:rsidRPr="00400E33">
        <w:rPr>
          <w:rFonts w:cs="Times New Roman"/>
          <w:b/>
          <w:bCs/>
          <w:sz w:val="52"/>
          <w:szCs w:val="52"/>
        </w:rPr>
        <w:t>nteractivos</w:t>
      </w:r>
    </w:p>
    <w:p w14:paraId="32F4BEA4" w14:textId="13FB563E" w:rsidR="00D35C39" w:rsidRPr="00DA4102" w:rsidRDefault="00400E33" w:rsidP="00D35C39">
      <w:pPr>
        <w:jc w:val="center"/>
        <w:rPr>
          <w:rFonts w:cs="Times New Roman"/>
          <w:b/>
          <w:bCs/>
          <w:sz w:val="40"/>
          <w:szCs w:val="40"/>
        </w:rPr>
      </w:pPr>
      <w:r w:rsidRPr="00DA4102">
        <w:rPr>
          <w:rFonts w:cs="Times New Roman"/>
          <w:b/>
          <w:bCs/>
          <w:sz w:val="40"/>
          <w:szCs w:val="40"/>
        </w:rPr>
        <w:t>2022/2023</w:t>
      </w:r>
    </w:p>
    <w:p w14:paraId="724273B7" w14:textId="77777777" w:rsidR="00D35C39" w:rsidRPr="00DA4102" w:rsidRDefault="00D35C39" w:rsidP="00D35C39">
      <w:pPr>
        <w:jc w:val="center"/>
        <w:rPr>
          <w:rFonts w:cs="Times New Roman"/>
          <w:b/>
          <w:bCs/>
          <w:sz w:val="40"/>
          <w:szCs w:val="40"/>
        </w:rPr>
      </w:pPr>
    </w:p>
    <w:p w14:paraId="7A5E2106" w14:textId="77777777" w:rsidR="00D35C39" w:rsidRPr="00DA4102" w:rsidRDefault="00D35C39" w:rsidP="00D35C39">
      <w:pPr>
        <w:jc w:val="center"/>
        <w:rPr>
          <w:rFonts w:cs="Times New Roman"/>
          <w:b/>
          <w:bCs/>
          <w:sz w:val="40"/>
          <w:szCs w:val="40"/>
        </w:rPr>
      </w:pPr>
    </w:p>
    <w:p w14:paraId="468F7F19" w14:textId="008BF371" w:rsidR="00D35C39" w:rsidRPr="00DA4102" w:rsidRDefault="00400E33" w:rsidP="00D35C39">
      <w:pPr>
        <w:jc w:val="center"/>
        <w:rPr>
          <w:rFonts w:cs="Times New Roman"/>
          <w:sz w:val="28"/>
          <w:szCs w:val="28"/>
        </w:rPr>
      </w:pPr>
      <w:r w:rsidRPr="00DA4102">
        <w:rPr>
          <w:rFonts w:cs="Times New Roman"/>
          <w:sz w:val="28"/>
          <w:szCs w:val="28"/>
        </w:rPr>
        <w:t>Ignacio Gago López</w:t>
      </w:r>
    </w:p>
    <w:p w14:paraId="647F6633" w14:textId="77777777" w:rsidR="00D35C39" w:rsidRPr="00DA4102" w:rsidRDefault="00D35C39">
      <w:pPr>
        <w:rPr>
          <w:rFonts w:cs="Times New Roman"/>
          <w:sz w:val="28"/>
          <w:szCs w:val="28"/>
        </w:rPr>
      </w:pPr>
      <w:r w:rsidRPr="00DA4102">
        <w:rPr>
          <w:rFonts w:cs="Times New Roman"/>
          <w:sz w:val="28"/>
          <w:szCs w:val="28"/>
        </w:rPr>
        <w:br w:type="page"/>
      </w:r>
    </w:p>
    <w:p w14:paraId="5D233396" w14:textId="7E2CA405" w:rsidR="00D35C39" w:rsidRPr="00DA4102" w:rsidRDefault="00D35C39" w:rsidP="00D35C39">
      <w:pPr>
        <w:jc w:val="center"/>
        <w:rPr>
          <w:rFonts w:cs="Times New Roman"/>
        </w:rPr>
      </w:pPr>
    </w:p>
    <w:p w14:paraId="119D4AA8" w14:textId="77777777" w:rsidR="00D35C39" w:rsidRPr="00DA4102" w:rsidRDefault="00D35C39">
      <w:pPr>
        <w:rPr>
          <w:rFonts w:cs="Times New Roman"/>
        </w:rPr>
      </w:pPr>
      <w:r w:rsidRPr="00DA4102">
        <w:rPr>
          <w:rFonts w:cs="Times New Roman"/>
        </w:rPr>
        <w:br w:type="page"/>
      </w:r>
    </w:p>
    <w:p w14:paraId="0CA7030C" w14:textId="77777777" w:rsidR="00A94BB6" w:rsidRPr="00DA4102" w:rsidRDefault="00A94BB6" w:rsidP="004B13C3">
      <w:pPr>
        <w:rPr>
          <w:rFonts w:cs="Times New Roman"/>
        </w:rPr>
      </w:pPr>
    </w:p>
    <w:p w14:paraId="0688A313" w14:textId="77777777" w:rsidR="004B13C3" w:rsidRPr="00DA4102" w:rsidRDefault="004B13C3" w:rsidP="004B13C3">
      <w:pPr>
        <w:rPr>
          <w:rFonts w:cs="Times New Roman"/>
        </w:rPr>
      </w:pPr>
    </w:p>
    <w:p w14:paraId="5D507019" w14:textId="77777777" w:rsidR="004B13C3" w:rsidRPr="00DA4102" w:rsidRDefault="004B13C3" w:rsidP="004B13C3">
      <w:pPr>
        <w:rPr>
          <w:rFonts w:cs="Times New Roman"/>
        </w:rPr>
      </w:pPr>
    </w:p>
    <w:p w14:paraId="20683756" w14:textId="77777777" w:rsidR="004B13C3" w:rsidRPr="00DA4102" w:rsidRDefault="004B13C3" w:rsidP="004B13C3">
      <w:pPr>
        <w:rPr>
          <w:rFonts w:cs="Times New Roman"/>
        </w:rPr>
      </w:pPr>
    </w:p>
    <w:p w14:paraId="77FD42A9" w14:textId="77777777" w:rsidR="004B13C3" w:rsidRPr="00DA4102" w:rsidRDefault="004B13C3" w:rsidP="004B13C3">
      <w:pPr>
        <w:rPr>
          <w:rFonts w:cs="Times New Roman"/>
          <w:szCs w:val="24"/>
        </w:rPr>
      </w:pPr>
      <w:r w:rsidRPr="00DA4102">
        <w:rPr>
          <w:rFonts w:cs="Times New Roman"/>
          <w:b/>
          <w:bCs/>
          <w:sz w:val="28"/>
          <w:szCs w:val="28"/>
        </w:rPr>
        <w:t>Abstracto</w:t>
      </w:r>
    </w:p>
    <w:p w14:paraId="49F338B1" w14:textId="77777777" w:rsidR="004B13C3" w:rsidRPr="00DA4102" w:rsidRDefault="004B13C3" w:rsidP="004B13C3">
      <w:pPr>
        <w:rPr>
          <w:rFonts w:cs="Times New Roman"/>
          <w:szCs w:val="24"/>
        </w:rPr>
      </w:pPr>
    </w:p>
    <w:p w14:paraId="12D2BC57" w14:textId="40ED926E" w:rsidR="004B13C3" w:rsidRPr="00DA4102" w:rsidRDefault="00DA4102" w:rsidP="004B13C3">
      <w:pPr>
        <w:rPr>
          <w:rFonts w:cs="Times New Roman"/>
          <w:szCs w:val="24"/>
        </w:rPr>
      </w:pPr>
      <w:r w:rsidRPr="00DA4102">
        <w:rPr>
          <w:rFonts w:cs="Times New Roman"/>
          <w:szCs w:val="24"/>
        </w:rPr>
        <w:t>En es</w:t>
      </w:r>
      <w:r>
        <w:rPr>
          <w:rFonts w:cs="Times New Roman"/>
          <w:szCs w:val="24"/>
        </w:rPr>
        <w:t xml:space="preserve">te documento se </w:t>
      </w:r>
      <w:r w:rsidR="00F861CA">
        <w:rPr>
          <w:rFonts w:cs="Times New Roman"/>
          <w:szCs w:val="24"/>
        </w:rPr>
        <w:t xml:space="preserve">reflejarán y </w:t>
      </w:r>
      <w:r w:rsidR="00C06E46">
        <w:rPr>
          <w:rFonts w:cs="Times New Roman"/>
          <w:szCs w:val="24"/>
        </w:rPr>
        <w:t xml:space="preserve">explicarán las decisiones </w:t>
      </w:r>
      <w:r w:rsidR="00F861CA">
        <w:rPr>
          <w:rFonts w:cs="Times New Roman"/>
          <w:szCs w:val="24"/>
        </w:rPr>
        <w:t>de diseño que se tomen p</w:t>
      </w:r>
      <w:r w:rsidR="0083737C">
        <w:rPr>
          <w:rFonts w:cs="Times New Roman"/>
          <w:szCs w:val="24"/>
        </w:rPr>
        <w:t xml:space="preserve">ara </w:t>
      </w:r>
      <w:r w:rsidR="00391117">
        <w:rPr>
          <w:rFonts w:cs="Times New Roman"/>
          <w:szCs w:val="24"/>
        </w:rPr>
        <w:t>crear la página web de las prácticas de Diseño de Sistemas Interactivos.</w:t>
      </w:r>
    </w:p>
    <w:p w14:paraId="2D2B7A3D" w14:textId="7F426369" w:rsidR="004B13C3" w:rsidRDefault="004B13C3" w:rsidP="004B13C3">
      <w:pPr>
        <w:rPr>
          <w:rFonts w:cs="Times New Roman"/>
        </w:rPr>
      </w:pPr>
    </w:p>
    <w:p w14:paraId="30ECB05A" w14:textId="77777777" w:rsidR="004B13C3" w:rsidRDefault="004B13C3">
      <w:pPr>
        <w:rPr>
          <w:rFonts w:cs="Times New Roman"/>
        </w:rPr>
      </w:pPr>
      <w:r>
        <w:rPr>
          <w:rFonts w:cs="Times New Roman"/>
        </w:rPr>
        <w:br w:type="page"/>
      </w:r>
    </w:p>
    <w:p w14:paraId="2C818119" w14:textId="1F9F2620" w:rsidR="004B13C3" w:rsidRDefault="004B13C3" w:rsidP="004B13C3">
      <w:pPr>
        <w:rPr>
          <w:rFonts w:cs="Times New Roman"/>
        </w:rPr>
      </w:pPr>
    </w:p>
    <w:p w14:paraId="378649CE" w14:textId="77777777" w:rsidR="004B13C3" w:rsidRDefault="004B13C3">
      <w:pPr>
        <w:rPr>
          <w:rFonts w:cs="Times New Roman"/>
        </w:rPr>
      </w:pPr>
      <w:r>
        <w:rPr>
          <w:rFonts w:cs="Times New Roman"/>
        </w:rPr>
        <w:br w:type="page"/>
      </w:r>
    </w:p>
    <w:p w14:paraId="4B26901A" w14:textId="0307A467" w:rsidR="00B4002E" w:rsidRDefault="001167E3" w:rsidP="00D93EF4">
      <w:pPr>
        <w:pStyle w:val="Indice"/>
      </w:pPr>
      <w:r>
        <w:lastRenderedPageBreak/>
        <w:t>Índice general</w:t>
      </w:r>
    </w:p>
    <w:p w14:paraId="246179BB" w14:textId="5B12025F" w:rsidR="00ED775A" w:rsidRDefault="00D93EF4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\o "2-3" \h \z \t "Título 1;1" </w:instrText>
      </w:r>
      <w:r>
        <w:rPr>
          <w:rFonts w:cs="Times New Roman"/>
        </w:rPr>
        <w:fldChar w:fldCharType="separate"/>
      </w:r>
      <w:hyperlink w:anchor="_Toc116904204" w:history="1">
        <w:r w:rsidR="00ED775A" w:rsidRPr="00C350EE">
          <w:rPr>
            <w:rStyle w:val="Hipervnculo"/>
            <w:noProof/>
          </w:rPr>
          <w:t>1 Introducción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_Toc116904204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1</w:t>
        </w:r>
        <w:r w:rsidR="00ED775A">
          <w:rPr>
            <w:noProof/>
            <w:webHidden/>
          </w:rPr>
          <w:fldChar w:fldCharType="end"/>
        </w:r>
      </w:hyperlink>
    </w:p>
    <w:p w14:paraId="4A87C33D" w14:textId="46FAB108" w:rsidR="00ED775A" w:rsidRDefault="0000000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5" w:history="1">
        <w:r w:rsidR="00ED775A" w:rsidRPr="00C350EE">
          <w:rPr>
            <w:rStyle w:val="Hipervnculo"/>
            <w:noProof/>
          </w:rPr>
          <w:t>1.1 Estructura y localización del trabajo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_Toc116904205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1</w:t>
        </w:r>
        <w:r w:rsidR="00ED775A">
          <w:rPr>
            <w:noProof/>
            <w:webHidden/>
          </w:rPr>
          <w:fldChar w:fldCharType="end"/>
        </w:r>
      </w:hyperlink>
    </w:p>
    <w:p w14:paraId="5559DFDD" w14:textId="610FA2C4" w:rsidR="00ED775A" w:rsidRDefault="00000000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6" w:history="1">
        <w:r w:rsidR="00ED775A" w:rsidRPr="00C350EE">
          <w:rPr>
            <w:rStyle w:val="Hipervnculo"/>
            <w:noProof/>
          </w:rPr>
          <w:t>2 Primera entrega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_Toc116904206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1</w:t>
        </w:r>
        <w:r w:rsidR="00ED775A">
          <w:rPr>
            <w:noProof/>
            <w:webHidden/>
          </w:rPr>
          <w:fldChar w:fldCharType="end"/>
        </w:r>
      </w:hyperlink>
    </w:p>
    <w:p w14:paraId="73EDFFEB" w14:textId="6089A751" w:rsidR="00ED775A" w:rsidRDefault="0000000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7" w:history="1">
        <w:r w:rsidR="00ED775A" w:rsidRPr="00C350EE">
          <w:rPr>
            <w:rStyle w:val="Hipervnculo"/>
            <w:noProof/>
          </w:rPr>
          <w:t>2.1 Contenido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_Toc116904207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1</w:t>
        </w:r>
        <w:r w:rsidR="00ED775A">
          <w:rPr>
            <w:noProof/>
            <w:webHidden/>
          </w:rPr>
          <w:fldChar w:fldCharType="end"/>
        </w:r>
      </w:hyperlink>
    </w:p>
    <w:p w14:paraId="0C7FC406" w14:textId="2E29499A" w:rsidR="00ED775A" w:rsidRDefault="0000000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8" w:history="1">
        <w:r w:rsidR="00ED775A" w:rsidRPr="00C350EE">
          <w:rPr>
            <w:rStyle w:val="Hipervnculo"/>
            <w:noProof/>
          </w:rPr>
          <w:t>2.2 Público objetivo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_Toc116904208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1</w:t>
        </w:r>
        <w:r w:rsidR="00ED775A">
          <w:rPr>
            <w:noProof/>
            <w:webHidden/>
          </w:rPr>
          <w:fldChar w:fldCharType="end"/>
        </w:r>
      </w:hyperlink>
    </w:p>
    <w:p w14:paraId="1C8FD227" w14:textId="78EF8624" w:rsidR="00ED775A" w:rsidRDefault="0000000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09" w:history="1">
        <w:r w:rsidR="00ED775A" w:rsidRPr="00C350EE">
          <w:rPr>
            <w:rStyle w:val="Hipervnculo"/>
            <w:noProof/>
          </w:rPr>
          <w:t>2.3 Tono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_Toc116904209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2</w:t>
        </w:r>
        <w:r w:rsidR="00ED775A">
          <w:rPr>
            <w:noProof/>
            <w:webHidden/>
          </w:rPr>
          <w:fldChar w:fldCharType="end"/>
        </w:r>
      </w:hyperlink>
    </w:p>
    <w:p w14:paraId="547DEFF1" w14:textId="703B4902" w:rsidR="00ED775A" w:rsidRDefault="0000000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10" w:history="1">
        <w:r w:rsidR="00ED775A" w:rsidRPr="00C350EE">
          <w:rPr>
            <w:rStyle w:val="Hipervnculo"/>
            <w:noProof/>
          </w:rPr>
          <w:t>2.4 Estructura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_Toc116904210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2</w:t>
        </w:r>
        <w:r w:rsidR="00ED775A">
          <w:rPr>
            <w:noProof/>
            <w:webHidden/>
          </w:rPr>
          <w:fldChar w:fldCharType="end"/>
        </w:r>
      </w:hyperlink>
    </w:p>
    <w:p w14:paraId="7E6ADF37" w14:textId="409F21BA" w:rsidR="00ED775A" w:rsidRDefault="0000000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11" w:history="1">
        <w:r w:rsidR="00ED775A" w:rsidRPr="00C350EE">
          <w:rPr>
            <w:rStyle w:val="Hipervnculo"/>
            <w:noProof/>
          </w:rPr>
          <w:t>2.5 Requisitos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_Toc116904211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2</w:t>
        </w:r>
        <w:r w:rsidR="00ED775A">
          <w:rPr>
            <w:noProof/>
            <w:webHidden/>
          </w:rPr>
          <w:fldChar w:fldCharType="end"/>
        </w:r>
      </w:hyperlink>
    </w:p>
    <w:p w14:paraId="65024C0C" w14:textId="59AEE2B5" w:rsidR="00ED775A" w:rsidRDefault="00000000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212" w:history="1">
        <w:r w:rsidR="00ED775A" w:rsidRPr="00C350EE">
          <w:rPr>
            <w:rStyle w:val="Hipervnculo"/>
            <w:noProof/>
          </w:rPr>
          <w:t>2.6 Wireframes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_Toc116904212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3</w:t>
        </w:r>
        <w:r w:rsidR="00ED775A">
          <w:rPr>
            <w:noProof/>
            <w:webHidden/>
          </w:rPr>
          <w:fldChar w:fldCharType="end"/>
        </w:r>
      </w:hyperlink>
    </w:p>
    <w:p w14:paraId="407D7EF4" w14:textId="242C46FF" w:rsidR="00376CAC" w:rsidRPr="00FF6A66" w:rsidRDefault="00D93EF4" w:rsidP="00FF6A66">
      <w:pPr>
        <w:rPr>
          <w:rFonts w:cs="Times New Roman"/>
        </w:rPr>
      </w:pPr>
      <w:r>
        <w:rPr>
          <w:rFonts w:cs="Times New Roman"/>
        </w:rPr>
        <w:fldChar w:fldCharType="end"/>
      </w:r>
      <w:r w:rsidR="0044476A">
        <w:br w:type="page"/>
      </w:r>
    </w:p>
    <w:p w14:paraId="23F079D3" w14:textId="67BB6C3F" w:rsidR="00991842" w:rsidRDefault="00376CAC" w:rsidP="00BE155D">
      <w:pPr>
        <w:rPr>
          <w:rFonts w:cs="Times New Roman"/>
        </w:rPr>
      </w:pPr>
      <w:r>
        <w:rPr>
          <w:rFonts w:cs="Times New Roman"/>
        </w:rPr>
        <w:lastRenderedPageBreak/>
        <w:br w:type="page"/>
      </w:r>
    </w:p>
    <w:p w14:paraId="1921F024" w14:textId="1D9B96AE" w:rsidR="00991842" w:rsidRPr="00334A81" w:rsidRDefault="004905DB" w:rsidP="00D93EF4">
      <w:pPr>
        <w:pStyle w:val="Indice"/>
        <w:rPr>
          <w:lang w:eastAsia="es-ES"/>
        </w:rPr>
      </w:pPr>
      <w:bookmarkStart w:id="0" w:name="_Toc95941026"/>
      <w:r w:rsidRPr="00334A81">
        <w:rPr>
          <w:lang w:eastAsia="es-ES"/>
        </w:rPr>
        <w:lastRenderedPageBreak/>
        <w:t>Índice de tablas</w:t>
      </w:r>
      <w:bookmarkEnd w:id="0"/>
    </w:p>
    <w:p w14:paraId="1A5187E5" w14:textId="0D18D4D2" w:rsidR="00FC72A2" w:rsidRDefault="006F56D4" w:rsidP="00BE155D">
      <w:pPr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\u \t "Indice tablas;1" </w:instrText>
      </w:r>
      <w:r>
        <w:rPr>
          <w:rFonts w:cs="Times New Roman"/>
        </w:rPr>
        <w:fldChar w:fldCharType="separate"/>
      </w:r>
      <w:r w:rsidR="00ED775A">
        <w:rPr>
          <w:rFonts w:cs="Times New Roman"/>
          <w:b/>
          <w:bCs/>
          <w:noProof/>
        </w:rPr>
        <w:t>No se encontraron entradas de tabla de contenido.</w:t>
      </w:r>
      <w:r>
        <w:rPr>
          <w:rFonts w:cs="Times New Roman"/>
        </w:rPr>
        <w:fldChar w:fldCharType="end"/>
      </w:r>
    </w:p>
    <w:p w14:paraId="74DB6A2F" w14:textId="77777777" w:rsidR="00FC72A2" w:rsidRDefault="00FC72A2">
      <w:pPr>
        <w:rPr>
          <w:rFonts w:cs="Times New Roman"/>
        </w:rPr>
      </w:pPr>
      <w:r>
        <w:rPr>
          <w:rFonts w:cs="Times New Roman"/>
        </w:rPr>
        <w:br w:type="page"/>
      </w:r>
    </w:p>
    <w:p w14:paraId="4B7C4BCE" w14:textId="437638EB" w:rsidR="00FC72A2" w:rsidRDefault="00FC72A2" w:rsidP="00BE155D">
      <w:pPr>
        <w:rPr>
          <w:rFonts w:cs="Times New Roman"/>
        </w:rPr>
      </w:pPr>
    </w:p>
    <w:p w14:paraId="29726B29" w14:textId="77777777" w:rsidR="00FC72A2" w:rsidRDefault="00FC72A2">
      <w:pPr>
        <w:rPr>
          <w:rFonts w:cs="Times New Roman"/>
        </w:rPr>
      </w:pPr>
      <w:r>
        <w:rPr>
          <w:rFonts w:cs="Times New Roman"/>
        </w:rPr>
        <w:br w:type="page"/>
      </w:r>
    </w:p>
    <w:p w14:paraId="3B9E502A" w14:textId="2B14E6C7" w:rsidR="004B13C3" w:rsidRDefault="00FC72A2" w:rsidP="0044467D">
      <w:pPr>
        <w:pStyle w:val="Indice"/>
      </w:pPr>
      <w:bookmarkStart w:id="1" w:name="_Toc95941027"/>
      <w:r>
        <w:lastRenderedPageBreak/>
        <w:t xml:space="preserve">Índice </w:t>
      </w:r>
      <w:r w:rsidR="00D93EF4">
        <w:t xml:space="preserve">de </w:t>
      </w:r>
      <w:r w:rsidR="00334A81">
        <w:t>figuras</w:t>
      </w:r>
      <w:bookmarkEnd w:id="1"/>
    </w:p>
    <w:p w14:paraId="30C180CA" w14:textId="0CCB5FC4" w:rsidR="00ED775A" w:rsidRDefault="00CC1706">
      <w:pPr>
        <w:pStyle w:val="TD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r>
        <w:fldChar w:fldCharType="begin"/>
      </w:r>
      <w:r>
        <w:instrText xml:space="preserve"> TOC \h \z \t "Indice figura;1" </w:instrText>
      </w:r>
      <w:r>
        <w:fldChar w:fldCharType="separate"/>
      </w:r>
      <w:hyperlink w:anchor="_Toc116904196" w:history="1">
        <w:r w:rsidR="00ED775A" w:rsidRPr="003E5590">
          <w:rPr>
            <w:rStyle w:val="Hipervnculo"/>
            <w:noProof/>
          </w:rPr>
          <w:t>Figura 1.</w:t>
        </w:r>
        <w:r w:rsidR="00ED775A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="00ED775A" w:rsidRPr="003E5590">
          <w:rPr>
            <w:rStyle w:val="Hipervnculo"/>
            <w:noProof/>
          </w:rPr>
          <w:t>Wireframe de la página principal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_Toc116904196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3</w:t>
        </w:r>
        <w:r w:rsidR="00ED775A">
          <w:rPr>
            <w:noProof/>
            <w:webHidden/>
          </w:rPr>
          <w:fldChar w:fldCharType="end"/>
        </w:r>
      </w:hyperlink>
    </w:p>
    <w:p w14:paraId="0A7685E6" w14:textId="493CADC5" w:rsidR="00ED775A" w:rsidRDefault="00000000">
      <w:pPr>
        <w:pStyle w:val="TD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197" w:history="1">
        <w:r w:rsidR="00ED775A" w:rsidRPr="003E5590">
          <w:rPr>
            <w:rStyle w:val="Hipervnculo"/>
            <w:noProof/>
          </w:rPr>
          <w:t>Figura 2.</w:t>
        </w:r>
        <w:r w:rsidR="00ED775A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="00ED775A" w:rsidRPr="003E5590">
          <w:rPr>
            <w:rStyle w:val="Hipervnculo"/>
            <w:noProof/>
          </w:rPr>
          <w:t>Página principal de la página GodotEngine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_Toc116904197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4</w:t>
        </w:r>
        <w:r w:rsidR="00ED775A">
          <w:rPr>
            <w:noProof/>
            <w:webHidden/>
          </w:rPr>
          <w:fldChar w:fldCharType="end"/>
        </w:r>
      </w:hyperlink>
    </w:p>
    <w:p w14:paraId="7FFB8B16" w14:textId="2616DB81" w:rsidR="00ED775A" w:rsidRDefault="00000000">
      <w:pPr>
        <w:pStyle w:val="TD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198" w:history="1">
        <w:r w:rsidR="00ED775A" w:rsidRPr="003E5590">
          <w:rPr>
            <w:rStyle w:val="Hipervnculo"/>
            <w:noProof/>
          </w:rPr>
          <w:t>Figura 3.</w:t>
        </w:r>
        <w:r w:rsidR="00ED775A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="00ED775A" w:rsidRPr="003E5590">
          <w:rPr>
            <w:rStyle w:val="Hipervnculo"/>
            <w:noProof/>
          </w:rPr>
          <w:t>Wireframe de un tema concreto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_Toc116904198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5</w:t>
        </w:r>
        <w:r w:rsidR="00ED775A">
          <w:rPr>
            <w:noProof/>
            <w:webHidden/>
          </w:rPr>
          <w:fldChar w:fldCharType="end"/>
        </w:r>
      </w:hyperlink>
    </w:p>
    <w:p w14:paraId="7013D695" w14:textId="6445AE00" w:rsidR="00ED775A" w:rsidRDefault="00000000">
      <w:pPr>
        <w:pStyle w:val="TDC1"/>
        <w:tabs>
          <w:tab w:val="left" w:pos="1100"/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ja-JP"/>
        </w:rPr>
      </w:pPr>
      <w:hyperlink w:anchor="_Toc116904199" w:history="1">
        <w:r w:rsidR="00ED775A" w:rsidRPr="003E5590">
          <w:rPr>
            <w:rStyle w:val="Hipervnculo"/>
            <w:noProof/>
          </w:rPr>
          <w:t>Figura 4.</w:t>
        </w:r>
        <w:r w:rsidR="00ED775A">
          <w:rPr>
            <w:rFonts w:asciiTheme="minorHAnsi" w:eastAsiaTheme="minorEastAsia" w:hAnsiTheme="minorHAnsi"/>
            <w:noProof/>
            <w:sz w:val="22"/>
            <w:lang w:eastAsia="ja-JP"/>
          </w:rPr>
          <w:tab/>
        </w:r>
        <w:r w:rsidR="00ED775A" w:rsidRPr="003E5590">
          <w:rPr>
            <w:rStyle w:val="Hipervnculo"/>
            <w:noProof/>
          </w:rPr>
          <w:t>Página de documentación de Godot Engine</w:t>
        </w:r>
        <w:r w:rsidR="00ED775A">
          <w:rPr>
            <w:noProof/>
            <w:webHidden/>
          </w:rPr>
          <w:tab/>
        </w:r>
        <w:r w:rsidR="00ED775A">
          <w:rPr>
            <w:noProof/>
            <w:webHidden/>
          </w:rPr>
          <w:fldChar w:fldCharType="begin"/>
        </w:r>
        <w:r w:rsidR="00ED775A">
          <w:rPr>
            <w:noProof/>
            <w:webHidden/>
          </w:rPr>
          <w:instrText xml:space="preserve"> PAGEREF _Toc116904199 \h </w:instrText>
        </w:r>
        <w:r w:rsidR="00ED775A">
          <w:rPr>
            <w:noProof/>
            <w:webHidden/>
          </w:rPr>
        </w:r>
        <w:r w:rsidR="00ED775A">
          <w:rPr>
            <w:noProof/>
            <w:webHidden/>
          </w:rPr>
          <w:fldChar w:fldCharType="separate"/>
        </w:r>
        <w:r w:rsidR="00ED775A">
          <w:rPr>
            <w:noProof/>
            <w:webHidden/>
          </w:rPr>
          <w:t>5</w:t>
        </w:r>
        <w:r w:rsidR="00ED775A">
          <w:rPr>
            <w:noProof/>
            <w:webHidden/>
          </w:rPr>
          <w:fldChar w:fldCharType="end"/>
        </w:r>
      </w:hyperlink>
    </w:p>
    <w:p w14:paraId="234B670B" w14:textId="441BFB41" w:rsidR="00334A81" w:rsidRDefault="00CC1706" w:rsidP="00334A81">
      <w:r>
        <w:rPr>
          <w:b/>
          <w:bCs/>
          <w:noProof/>
        </w:rPr>
        <w:fldChar w:fldCharType="end"/>
      </w:r>
    </w:p>
    <w:p w14:paraId="11DB3F9B" w14:textId="77777777" w:rsidR="00725025" w:rsidRDefault="00725025" w:rsidP="00334A81"/>
    <w:p w14:paraId="3212E96A" w14:textId="77777777" w:rsidR="00725025" w:rsidRDefault="00725025" w:rsidP="00334A81"/>
    <w:p w14:paraId="436C6B26" w14:textId="14FE20F6" w:rsidR="00B35841" w:rsidRDefault="00B35841" w:rsidP="00334A81"/>
    <w:p w14:paraId="744346DE" w14:textId="77777777" w:rsidR="00B35841" w:rsidRDefault="00B35841">
      <w:r>
        <w:br w:type="page"/>
      </w:r>
    </w:p>
    <w:p w14:paraId="14B23DEB" w14:textId="778D6D86" w:rsidR="00B35841" w:rsidRDefault="00B35841" w:rsidP="00334A81"/>
    <w:p w14:paraId="07AFA379" w14:textId="77777777" w:rsidR="00B35841" w:rsidRDefault="00B35841">
      <w:r>
        <w:br w:type="page"/>
      </w:r>
    </w:p>
    <w:p w14:paraId="45520B6F" w14:textId="77777777" w:rsidR="00A15904" w:rsidRDefault="00A15904" w:rsidP="00334A81">
      <w:pPr>
        <w:sectPr w:rsidR="00A15904" w:rsidSect="00316014">
          <w:footerReference w:type="default" r:id="rId8"/>
          <w:pgSz w:w="11906" w:h="16838"/>
          <w:pgMar w:top="1417" w:right="1701" w:bottom="1417" w:left="1701" w:header="708" w:footer="708" w:gutter="0"/>
          <w:pgNumType w:fmt="lowerRoman"/>
          <w:cols w:space="708"/>
          <w:titlePg/>
          <w:docGrid w:linePitch="360"/>
        </w:sectPr>
      </w:pPr>
    </w:p>
    <w:p w14:paraId="5450BC06" w14:textId="0D8F49BA" w:rsidR="003E08E9" w:rsidRDefault="00C40528" w:rsidP="00663EE7">
      <w:pPr>
        <w:pStyle w:val="Ttulo1"/>
      </w:pPr>
      <w:bookmarkStart w:id="2" w:name="_Toc116904204"/>
      <w:r>
        <w:lastRenderedPageBreak/>
        <w:t>Introducción</w:t>
      </w:r>
      <w:bookmarkEnd w:id="2"/>
    </w:p>
    <w:p w14:paraId="4D0C10DA" w14:textId="090052A0" w:rsidR="00C40528" w:rsidRDefault="00C40528" w:rsidP="00C40528"/>
    <w:p w14:paraId="6C6E67CA" w14:textId="1AE26A9E" w:rsidR="00BB03CF" w:rsidRDefault="006D47F7" w:rsidP="00C40528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Este es el documento que se usará para </w:t>
      </w:r>
      <w:r w:rsidR="00206983">
        <w:rPr>
          <w:rFonts w:cs="Times New Roman"/>
          <w:szCs w:val="24"/>
        </w:rPr>
        <w:t xml:space="preserve">dejar constancia de las decisiones de diseño que se tomen durante el desarrollo de las prácticas </w:t>
      </w:r>
      <w:r w:rsidR="0098313D">
        <w:rPr>
          <w:rFonts w:cs="Times New Roman"/>
          <w:szCs w:val="24"/>
        </w:rPr>
        <w:t xml:space="preserve">y </w:t>
      </w:r>
      <w:r w:rsidR="00E7265D">
        <w:rPr>
          <w:rFonts w:cs="Times New Roman"/>
          <w:szCs w:val="24"/>
        </w:rPr>
        <w:t xml:space="preserve">el </w:t>
      </w:r>
      <w:r w:rsidR="0098313D">
        <w:rPr>
          <w:rFonts w:cs="Times New Roman"/>
          <w:szCs w:val="24"/>
        </w:rPr>
        <w:t>documento a entregar para ser evaluado.</w:t>
      </w:r>
    </w:p>
    <w:p w14:paraId="1841B7F1" w14:textId="7B20ECE9" w:rsidR="00DF19F8" w:rsidRDefault="00DF19F8" w:rsidP="00C40528">
      <w:pPr>
        <w:rPr>
          <w:rFonts w:cs="Times New Roman"/>
          <w:szCs w:val="24"/>
        </w:rPr>
      </w:pPr>
      <w:r>
        <w:rPr>
          <w:rFonts w:cs="Times New Roman"/>
          <w:szCs w:val="24"/>
        </w:rPr>
        <w:t>La estructura que seguirá el documento</w:t>
      </w:r>
      <w:r w:rsidR="00E11822">
        <w:rPr>
          <w:rFonts w:cs="Times New Roman"/>
          <w:szCs w:val="24"/>
        </w:rPr>
        <w:t xml:space="preserve"> a futuro será la de tener una sección</w:t>
      </w:r>
      <w:r w:rsidR="00DA586A">
        <w:rPr>
          <w:rFonts w:cs="Times New Roman"/>
          <w:szCs w:val="24"/>
        </w:rPr>
        <w:t>/</w:t>
      </w:r>
      <w:r w:rsidR="00F71300">
        <w:rPr>
          <w:rFonts w:cs="Times New Roman"/>
          <w:szCs w:val="24"/>
        </w:rPr>
        <w:t>títulos</w:t>
      </w:r>
      <w:r w:rsidR="00E11822">
        <w:rPr>
          <w:rFonts w:cs="Times New Roman"/>
          <w:szCs w:val="24"/>
        </w:rPr>
        <w:t xml:space="preserve"> para cada entrega de las </w:t>
      </w:r>
      <w:r w:rsidR="00F71300">
        <w:rPr>
          <w:rFonts w:cs="Times New Roman"/>
          <w:szCs w:val="24"/>
        </w:rPr>
        <w:t>prácticas</w:t>
      </w:r>
      <w:r w:rsidR="00F346D8">
        <w:rPr>
          <w:rFonts w:cs="Times New Roman"/>
          <w:szCs w:val="24"/>
        </w:rPr>
        <w:t xml:space="preserve"> y usar </w:t>
      </w:r>
      <w:r w:rsidR="00331500">
        <w:rPr>
          <w:rFonts w:cs="Times New Roman"/>
          <w:szCs w:val="24"/>
        </w:rPr>
        <w:t xml:space="preserve">secciones/títulos de menor nivel para </w:t>
      </w:r>
      <w:r w:rsidR="001858D0">
        <w:rPr>
          <w:rFonts w:cs="Times New Roman"/>
          <w:szCs w:val="24"/>
        </w:rPr>
        <w:t>las diferentes partes de cada entregable.</w:t>
      </w:r>
    </w:p>
    <w:p w14:paraId="60B9DFEE" w14:textId="77777777" w:rsidR="00BB03CF" w:rsidRDefault="00BB03CF" w:rsidP="00C40528"/>
    <w:p w14:paraId="4B7990FF" w14:textId="2415B284" w:rsidR="00A80C76" w:rsidRPr="00A80C76" w:rsidRDefault="001D1898" w:rsidP="00A80C76">
      <w:pPr>
        <w:pStyle w:val="Ttulo2"/>
      </w:pPr>
      <w:bookmarkStart w:id="3" w:name="_Toc116904205"/>
      <w:r>
        <w:t>Estructura y l</w:t>
      </w:r>
      <w:r w:rsidR="00552C9F">
        <w:t xml:space="preserve">ocalización del </w:t>
      </w:r>
      <w:r w:rsidR="00BB03CF">
        <w:t>trabajo</w:t>
      </w:r>
      <w:bookmarkEnd w:id="3"/>
    </w:p>
    <w:p w14:paraId="7B9CC00F" w14:textId="6F6E30BE" w:rsidR="00A80C76" w:rsidRDefault="00A80C76" w:rsidP="00BB03CF"/>
    <w:p w14:paraId="5A458EB5" w14:textId="083A43BA" w:rsidR="00E3730C" w:rsidRPr="00F935B1" w:rsidRDefault="001D1898" w:rsidP="00BB03CF">
      <w:r>
        <w:t>El trabajo</w:t>
      </w:r>
      <w:r w:rsidR="007E4D8F">
        <w:t xml:space="preserve"> estará almacenado en un repositorio de GitHub, donde se tendrá una rama</w:t>
      </w:r>
      <w:r w:rsidR="0098208E">
        <w:t xml:space="preserve"> de </w:t>
      </w:r>
      <w:r w:rsidR="0098208E" w:rsidRPr="00705A03">
        <w:t>desarrollo</w:t>
      </w:r>
      <w:r w:rsidR="0098208E">
        <w:t xml:space="preserve"> </w:t>
      </w:r>
      <w:r w:rsidR="00705A03">
        <w:t xml:space="preserve">llamada </w:t>
      </w:r>
      <w:proofErr w:type="spellStart"/>
      <w:r w:rsidR="00705A03">
        <w:rPr>
          <w:b/>
          <w:bCs/>
        </w:rPr>
        <w:t>development</w:t>
      </w:r>
      <w:proofErr w:type="spellEnd"/>
      <w:r w:rsidR="00705A03">
        <w:rPr>
          <w:b/>
          <w:bCs/>
        </w:rPr>
        <w:t xml:space="preserve"> </w:t>
      </w:r>
      <w:r w:rsidR="0098208E">
        <w:t xml:space="preserve">en la que </w:t>
      </w:r>
      <w:r w:rsidR="003639AE">
        <w:t xml:space="preserve">se avanzará el proyecto </w:t>
      </w:r>
      <w:r w:rsidR="00F935B1">
        <w:t xml:space="preserve">en subramas para cada </w:t>
      </w:r>
      <w:proofErr w:type="spellStart"/>
      <w:r w:rsidR="00F935B1">
        <w:t>issue</w:t>
      </w:r>
      <w:proofErr w:type="spellEnd"/>
      <w:r w:rsidR="00F935B1">
        <w:t xml:space="preserve"> y una rama </w:t>
      </w:r>
      <w:proofErr w:type="spellStart"/>
      <w:r w:rsidR="00F935B1">
        <w:rPr>
          <w:b/>
          <w:bCs/>
        </w:rPr>
        <w:t>ma</w:t>
      </w:r>
      <w:r w:rsidR="00D943B3">
        <w:rPr>
          <w:b/>
          <w:bCs/>
        </w:rPr>
        <w:t>in</w:t>
      </w:r>
      <w:proofErr w:type="spellEnd"/>
      <w:r w:rsidR="00F935B1">
        <w:t xml:space="preserve"> </w:t>
      </w:r>
      <w:r w:rsidR="00E3730C">
        <w:t xml:space="preserve">en la que solo se subirá a través de </w:t>
      </w:r>
      <w:proofErr w:type="spellStart"/>
      <w:r w:rsidR="00E3730C">
        <w:t>Pull</w:t>
      </w:r>
      <w:proofErr w:type="spellEnd"/>
      <w:r w:rsidR="00E3730C">
        <w:t xml:space="preserve"> </w:t>
      </w:r>
      <w:proofErr w:type="spellStart"/>
      <w:r w:rsidR="00E3730C">
        <w:t>Requests</w:t>
      </w:r>
      <w:proofErr w:type="spellEnd"/>
      <w:r w:rsidR="00E3730C">
        <w:t xml:space="preserve"> las versiones finales de cada </w:t>
      </w:r>
      <w:r w:rsidR="00FD568F">
        <w:t>entrega concreta que se hayan trabajado en la rama de desarrollo.</w:t>
      </w:r>
    </w:p>
    <w:p w14:paraId="11BD9ED8" w14:textId="01A71E1D" w:rsidR="00BB03CF" w:rsidRDefault="00BB03CF" w:rsidP="00BB03CF">
      <w:r>
        <w:t xml:space="preserve">Repositorio: </w:t>
      </w:r>
      <w:hyperlink r:id="rId9" w:history="1">
        <w:r w:rsidR="00FB296F" w:rsidRPr="00FD568F">
          <w:rPr>
            <w:rStyle w:val="Hipervnculo"/>
          </w:rPr>
          <w:t>https://github.com/BunchOfNachos/DSI-Practicas-GagoLopez-Ignacio</w:t>
        </w:r>
      </w:hyperlink>
    </w:p>
    <w:p w14:paraId="230EDCED" w14:textId="0C3E236D" w:rsidR="001B035A" w:rsidRDefault="001B035A" w:rsidP="00BB03CF"/>
    <w:p w14:paraId="377291AA" w14:textId="5E6C5867" w:rsidR="00401309" w:rsidRPr="00401309" w:rsidRDefault="001B035A" w:rsidP="00401309">
      <w:pPr>
        <w:pStyle w:val="Ttulo1"/>
      </w:pPr>
      <w:bookmarkStart w:id="4" w:name="_Toc116904206"/>
      <w:r>
        <w:t>Primera entrega</w:t>
      </w:r>
      <w:bookmarkEnd w:id="4"/>
    </w:p>
    <w:p w14:paraId="10100113" w14:textId="5105F12B" w:rsidR="00C40528" w:rsidRDefault="00C40528" w:rsidP="00C40528"/>
    <w:p w14:paraId="102C670A" w14:textId="77777777" w:rsidR="00C21762" w:rsidRDefault="00C21762" w:rsidP="00C21762">
      <w:pPr>
        <w:pStyle w:val="Ttulo2"/>
      </w:pPr>
      <w:bookmarkStart w:id="5" w:name="_Toc116904207"/>
      <w:r>
        <w:t>Contenido</w:t>
      </w:r>
      <w:bookmarkEnd w:id="5"/>
    </w:p>
    <w:p w14:paraId="12799532" w14:textId="77777777" w:rsidR="00C21762" w:rsidRDefault="00C21762" w:rsidP="00C21762"/>
    <w:p w14:paraId="5D5D593B" w14:textId="7C30CA78" w:rsidR="00C21762" w:rsidRDefault="008C683C" w:rsidP="00C21762">
      <w:r>
        <w:t xml:space="preserve">El contenido de la página web será </w:t>
      </w:r>
      <w:r w:rsidR="001566EF">
        <w:t xml:space="preserve">el de un </w:t>
      </w:r>
      <w:r w:rsidR="001566EF" w:rsidRPr="0056554F">
        <w:rPr>
          <w:b/>
          <w:bCs/>
        </w:rPr>
        <w:t xml:space="preserve">texto </w:t>
      </w:r>
      <w:r w:rsidR="0056554F" w:rsidRPr="0056554F">
        <w:rPr>
          <w:b/>
          <w:bCs/>
        </w:rPr>
        <w:t>divulgativo</w:t>
      </w:r>
      <w:r w:rsidR="0056554F">
        <w:t xml:space="preserve"> sobre volcanes</w:t>
      </w:r>
      <w:r>
        <w:t>.</w:t>
      </w:r>
      <w:r w:rsidR="000706F8">
        <w:t xml:space="preserve"> La página albergará </w:t>
      </w:r>
      <w:r w:rsidR="003918BC">
        <w:t>información científica sobre volcanes y detallará sobre estos temas</w:t>
      </w:r>
      <w:r w:rsidR="00BB25F5">
        <w:t xml:space="preserve"> como sobre qué es un volcán</w:t>
      </w:r>
      <w:r w:rsidR="003560D7">
        <w:t xml:space="preserve">, </w:t>
      </w:r>
      <w:r w:rsidR="002A4497">
        <w:t xml:space="preserve">características habituales de estos, </w:t>
      </w:r>
      <w:r w:rsidR="00743344">
        <w:t xml:space="preserve">su relación con las placas tectónicas, </w:t>
      </w:r>
      <w:r w:rsidR="00013B7D">
        <w:t>los tipos de volcanes y erupciones que existen</w:t>
      </w:r>
      <w:r w:rsidR="00BD2378">
        <w:t>,</w:t>
      </w:r>
      <w:r w:rsidR="00C72094">
        <w:t xml:space="preserve"> y un listado de volcanes existentes junto a su historia.</w:t>
      </w:r>
    </w:p>
    <w:p w14:paraId="4EADEA04" w14:textId="77777777" w:rsidR="00C21762" w:rsidRDefault="00C21762" w:rsidP="00C21762"/>
    <w:p w14:paraId="6C01F275" w14:textId="741E028F" w:rsidR="00C40528" w:rsidRPr="00C40528" w:rsidRDefault="00552C9F" w:rsidP="00A766C8">
      <w:pPr>
        <w:pStyle w:val="Ttulo2"/>
      </w:pPr>
      <w:bookmarkStart w:id="6" w:name="_Toc116904208"/>
      <w:r>
        <w:t>Público objetivo</w:t>
      </w:r>
      <w:bookmarkEnd w:id="6"/>
    </w:p>
    <w:p w14:paraId="3EC4945D" w14:textId="77777777" w:rsidR="0023760D" w:rsidRDefault="0023760D" w:rsidP="00AA63C6"/>
    <w:p w14:paraId="40F6D7CD" w14:textId="17920E17" w:rsidR="003E08E9" w:rsidRDefault="004558AC" w:rsidP="00AA63C6">
      <w:r>
        <w:t>El público</w:t>
      </w:r>
      <w:r w:rsidR="00C3073E">
        <w:t xml:space="preserve"> objetivo</w:t>
      </w:r>
      <w:r w:rsidR="00BC40D9">
        <w:t xml:space="preserve"> de la página web est</w:t>
      </w:r>
      <w:r w:rsidR="001A21E8">
        <w:t>á conformado por:</w:t>
      </w:r>
    </w:p>
    <w:p w14:paraId="593341D3" w14:textId="43B56792" w:rsidR="001A21E8" w:rsidRDefault="001A21E8" w:rsidP="001A21E8">
      <w:pPr>
        <w:pStyle w:val="Prrafodelista"/>
        <w:numPr>
          <w:ilvl w:val="0"/>
          <w:numId w:val="6"/>
        </w:numPr>
      </w:pPr>
      <w:r>
        <w:t xml:space="preserve">Gente </w:t>
      </w:r>
      <w:r w:rsidR="005A1648">
        <w:t xml:space="preserve">curiosa </w:t>
      </w:r>
      <w:r>
        <w:t>sin conocimientos sobre volcanes</w:t>
      </w:r>
    </w:p>
    <w:p w14:paraId="21532AD3" w14:textId="5999C343" w:rsidR="005A1648" w:rsidRDefault="004B4D26" w:rsidP="001A21E8">
      <w:pPr>
        <w:pStyle w:val="Prrafodelista"/>
        <w:numPr>
          <w:ilvl w:val="0"/>
          <w:numId w:val="6"/>
        </w:numPr>
      </w:pPr>
      <w:r>
        <w:t xml:space="preserve">Estudiantes de </w:t>
      </w:r>
      <w:r w:rsidR="00E1442B">
        <w:t xml:space="preserve">primer de </w:t>
      </w:r>
      <w:r w:rsidR="00F51A51">
        <w:t xml:space="preserve">alguna </w:t>
      </w:r>
      <w:r>
        <w:t>carrera de vulcanología</w:t>
      </w:r>
    </w:p>
    <w:p w14:paraId="536D4D48" w14:textId="46CEB7D3" w:rsidR="00D65792" w:rsidRDefault="00D65792" w:rsidP="001A21E8">
      <w:pPr>
        <w:pStyle w:val="Prrafodelista"/>
        <w:numPr>
          <w:ilvl w:val="0"/>
          <w:numId w:val="6"/>
        </w:numPr>
      </w:pPr>
      <w:r>
        <w:t>Turistas</w:t>
      </w:r>
      <w:r w:rsidR="00C4039A">
        <w:t xml:space="preserve"> que visiten una zona cercana a un volcán</w:t>
      </w:r>
      <w:r w:rsidR="00E1442B">
        <w:t xml:space="preserve"> para conocer su historia</w:t>
      </w:r>
    </w:p>
    <w:p w14:paraId="659BF692" w14:textId="5A3390FA" w:rsidR="00C4039A" w:rsidRDefault="0017712C" w:rsidP="00C4039A">
      <w:r>
        <w:t xml:space="preserve">La característica común de todos estos tipos de persona es la falta de conocimiento o conocimientos </w:t>
      </w:r>
      <w:r w:rsidR="00092449">
        <w:t xml:space="preserve">no muy profundos </w:t>
      </w:r>
      <w:r>
        <w:t>sobre</w:t>
      </w:r>
      <w:r w:rsidR="00092449">
        <w:t xml:space="preserve"> los volcanes</w:t>
      </w:r>
      <w:r w:rsidR="008A3865">
        <w:t xml:space="preserve">, por lo que </w:t>
      </w:r>
      <w:r w:rsidR="00715625">
        <w:t xml:space="preserve">la página web </w:t>
      </w:r>
      <w:r w:rsidR="002B24AA">
        <w:t>debería estar estructurada de forma que</w:t>
      </w:r>
      <w:r w:rsidR="0035415E">
        <w:t xml:space="preserve"> introduzca poco a poco al tema, asumiendo que el usuario no tiene conocimientos sobre la terminología adecuada o no está acostumbrada a ella.</w:t>
      </w:r>
      <w:r w:rsidR="00850B9D">
        <w:t xml:space="preserve"> Las </w:t>
      </w:r>
      <w:r w:rsidR="00D720DA">
        <w:lastRenderedPageBreak/>
        <w:t xml:space="preserve">características del texto que </w:t>
      </w:r>
      <w:r w:rsidR="00DC22DD">
        <w:t xml:space="preserve">debe seguir la página web </w:t>
      </w:r>
      <w:r w:rsidR="007A69AB">
        <w:t>están desarrollado en la sección de tono.</w:t>
      </w:r>
    </w:p>
    <w:p w14:paraId="6606A154" w14:textId="77777777" w:rsidR="003D15E2" w:rsidRDefault="003D15E2" w:rsidP="00AA63C6"/>
    <w:p w14:paraId="765FE55A" w14:textId="77777777" w:rsidR="00380D69" w:rsidRDefault="00380D69" w:rsidP="00380D69">
      <w:pPr>
        <w:pStyle w:val="Ttulo2"/>
      </w:pPr>
      <w:bookmarkStart w:id="7" w:name="_Toc116904209"/>
      <w:r>
        <w:t>Tono</w:t>
      </w:r>
      <w:bookmarkEnd w:id="7"/>
    </w:p>
    <w:p w14:paraId="16CFC912" w14:textId="77777777" w:rsidR="00380D69" w:rsidRDefault="00380D69" w:rsidP="00380D69"/>
    <w:p w14:paraId="57EE94B8" w14:textId="3FC61323" w:rsidR="00380D69" w:rsidRDefault="00C32BFE" w:rsidP="004F545F">
      <w:r>
        <w:t xml:space="preserve">El tono de la página web debe ser </w:t>
      </w:r>
      <w:r w:rsidR="00B53831">
        <w:t xml:space="preserve">igual o muy similar al de un </w:t>
      </w:r>
      <w:hyperlink r:id="rId10" w:history="1">
        <w:r w:rsidR="00B53831" w:rsidRPr="000567A8">
          <w:rPr>
            <w:rStyle w:val="Hipervnculo"/>
            <w:b/>
            <w:bCs/>
          </w:rPr>
          <w:t>texto científico técnico</w:t>
        </w:r>
      </w:hyperlink>
      <w:r w:rsidR="002E7FA8">
        <w:t>. E</w:t>
      </w:r>
      <w:r w:rsidR="00080060">
        <w:t xml:space="preserve">stos se caracterizan </w:t>
      </w:r>
      <w:r w:rsidR="00CA3074">
        <w:t xml:space="preserve">por su precisión y claridad, gracias al uso de </w:t>
      </w:r>
      <w:r w:rsidR="005143DB">
        <w:t xml:space="preserve">lenguaje técnico sin </w:t>
      </w:r>
      <w:r w:rsidR="0066359E">
        <w:t>sinónimos o polisemia</w:t>
      </w:r>
      <w:r w:rsidR="00D83363">
        <w:t xml:space="preserve"> y al</w:t>
      </w:r>
      <w:r w:rsidR="0066359E">
        <w:t xml:space="preserve"> </w:t>
      </w:r>
      <w:r w:rsidR="00425E96">
        <w:t>uso de lenguaje denotativo (</w:t>
      </w:r>
      <w:r w:rsidR="006B22EA">
        <w:t>nunca se</w:t>
      </w:r>
      <w:r w:rsidR="00B53863">
        <w:t xml:space="preserve"> omite</w:t>
      </w:r>
      <w:r w:rsidR="006B22EA">
        <w:t xml:space="preserve"> </w:t>
      </w:r>
      <w:r w:rsidR="00F943A6">
        <w:t>el objeto del que se habla en el texto</w:t>
      </w:r>
      <w:r w:rsidR="00425E96">
        <w:t>)</w:t>
      </w:r>
      <w:r w:rsidR="00037DA6">
        <w:t xml:space="preserve">, </w:t>
      </w:r>
      <w:r w:rsidR="00D83363">
        <w:t xml:space="preserve">y también se caracterizan por su objetividad </w:t>
      </w:r>
      <w:r w:rsidR="000770FD">
        <w:t xml:space="preserve">debido al uso del lenguaje objetivo, </w:t>
      </w:r>
      <w:r w:rsidR="002866B6">
        <w:t xml:space="preserve">lleno de definiciones, </w:t>
      </w:r>
      <w:r w:rsidR="00B92A4C">
        <w:t xml:space="preserve">descripciones y </w:t>
      </w:r>
      <w:r w:rsidR="000232E4">
        <w:t xml:space="preserve">exento de opiniones, y </w:t>
      </w:r>
      <w:r w:rsidR="000770FD">
        <w:t>del lenguaje impersonal</w:t>
      </w:r>
      <w:r w:rsidR="00265690">
        <w:t xml:space="preserve"> (plural de modestia</w:t>
      </w:r>
      <w:r w:rsidR="00F242E0">
        <w:t xml:space="preserve">, voz pasiva, tiempo presente, </w:t>
      </w:r>
      <w:proofErr w:type="spellStart"/>
      <w:r w:rsidR="00F242E0">
        <w:t>etc</w:t>
      </w:r>
      <w:proofErr w:type="spellEnd"/>
      <w:r w:rsidR="00265690">
        <w:t>)</w:t>
      </w:r>
      <w:r w:rsidR="000232E4">
        <w:t>.</w:t>
      </w:r>
    </w:p>
    <w:p w14:paraId="2CD90A7F" w14:textId="1ABC3DB6" w:rsidR="000232E4" w:rsidRDefault="000232E4" w:rsidP="004F545F">
      <w:r>
        <w:t xml:space="preserve">Dado el contenido de la página </w:t>
      </w:r>
      <w:r w:rsidR="00F82126">
        <w:t xml:space="preserve">y el público objetivo para el que se debe diseñar la página, </w:t>
      </w:r>
      <w:r w:rsidR="00A453B9">
        <w:t xml:space="preserve">el tono de esta debería seguir el </w:t>
      </w:r>
      <w:r w:rsidR="00BD47A7">
        <w:t xml:space="preserve">de </w:t>
      </w:r>
      <w:r w:rsidR="00A453B9">
        <w:t>un texto divulgativo científico.</w:t>
      </w:r>
    </w:p>
    <w:p w14:paraId="272924A1" w14:textId="77777777" w:rsidR="003D15E2" w:rsidRDefault="003D15E2" w:rsidP="004F545F"/>
    <w:p w14:paraId="1BECD35A" w14:textId="77777777" w:rsidR="00AD4992" w:rsidRDefault="00AD4992" w:rsidP="00AD4992">
      <w:pPr>
        <w:pStyle w:val="Ttulo2"/>
      </w:pPr>
      <w:bookmarkStart w:id="8" w:name="_Toc116904210"/>
      <w:r>
        <w:t>Estructura</w:t>
      </w:r>
      <w:bookmarkEnd w:id="8"/>
    </w:p>
    <w:p w14:paraId="6774E182" w14:textId="77777777" w:rsidR="00AD4992" w:rsidRDefault="00AD4992" w:rsidP="00AD4992"/>
    <w:p w14:paraId="09FC32D0" w14:textId="272B1496" w:rsidR="00AD4992" w:rsidRDefault="00AD4992" w:rsidP="00AD4992">
      <w:r>
        <w:t xml:space="preserve">Estructura </w:t>
      </w:r>
      <w:r w:rsidR="004A250A">
        <w:t xml:space="preserve">mixta que organice </w:t>
      </w:r>
      <w:r w:rsidR="008743F6">
        <w:t xml:space="preserve">al principio </w:t>
      </w:r>
      <w:r w:rsidR="004A250A">
        <w:t>l</w:t>
      </w:r>
      <w:r w:rsidR="00192EC5">
        <w:t>a</w:t>
      </w:r>
      <w:r w:rsidR="004A250A">
        <w:t>s distintas</w:t>
      </w:r>
      <w:r>
        <w:t xml:space="preserve"> </w:t>
      </w:r>
      <w:r w:rsidR="00192EC5">
        <w:t xml:space="preserve">secciones (historia, </w:t>
      </w:r>
      <w:r w:rsidR="008743F6">
        <w:t xml:space="preserve">placas, ejemplos, </w:t>
      </w:r>
      <w:proofErr w:type="spellStart"/>
      <w:r w:rsidR="008743F6">
        <w:t>etc</w:t>
      </w:r>
      <w:proofErr w:type="spellEnd"/>
      <w:r w:rsidR="00192EC5">
        <w:t>)</w:t>
      </w:r>
      <w:r w:rsidR="008743F6">
        <w:t xml:space="preserve"> </w:t>
      </w:r>
      <w:r w:rsidR="00186839">
        <w:t xml:space="preserve">para dar un fácil y rápido acceso a lo que le interese al usuario y una estructura lineal en cada sección específica, </w:t>
      </w:r>
      <w:r>
        <w:t>que ayude a personas sin conocimientos sobre el tema a ir aprendiendo poco a poco. Comenzando por lo básico</w:t>
      </w:r>
      <w:r w:rsidR="00334C1F">
        <w:t xml:space="preserve"> y general</w:t>
      </w:r>
      <w:r>
        <w:t xml:space="preserve"> </w:t>
      </w:r>
      <w:r w:rsidR="00CD4822">
        <w:t xml:space="preserve">en las primeras páginas </w:t>
      </w:r>
      <w:r>
        <w:t>y siguiendo por temas más concretos o complejos</w:t>
      </w:r>
      <w:r w:rsidR="005A1648">
        <w:t xml:space="preserve"> en las siguientes páginas</w:t>
      </w:r>
      <w:r>
        <w:t>.</w:t>
      </w:r>
    </w:p>
    <w:p w14:paraId="2B360F55" w14:textId="77777777" w:rsidR="00AD4992" w:rsidRDefault="00AD4992" w:rsidP="00AD4992"/>
    <w:p w14:paraId="31124913" w14:textId="717DC38A" w:rsidR="00056DFE" w:rsidRDefault="00651073" w:rsidP="00A766C8">
      <w:pPr>
        <w:pStyle w:val="Ttulo2"/>
      </w:pPr>
      <w:bookmarkStart w:id="9" w:name="_Toc116904211"/>
      <w:r>
        <w:t>Requisitos</w:t>
      </w:r>
      <w:bookmarkEnd w:id="9"/>
    </w:p>
    <w:p w14:paraId="634057E4" w14:textId="1453095E" w:rsidR="004F545F" w:rsidRDefault="004F545F"/>
    <w:p w14:paraId="40357B76" w14:textId="2DF4354F" w:rsidR="00E048A6" w:rsidRDefault="00B2320F" w:rsidP="00417AA9">
      <w:pPr>
        <w:pStyle w:val="Prrafodelista"/>
        <w:numPr>
          <w:ilvl w:val="0"/>
          <w:numId w:val="7"/>
        </w:numPr>
      </w:pPr>
      <w:r>
        <w:rPr>
          <w:b/>
          <w:bCs/>
        </w:rPr>
        <w:t>Barrera de entrada baja</w:t>
      </w:r>
      <w:r w:rsidR="00E54785">
        <w:t xml:space="preserve">: </w:t>
      </w:r>
      <w:r w:rsidR="00123EDA">
        <w:t xml:space="preserve">Los usuarios objetivo no tienen conocimiento del tema o no es muy profundo su conocimiento, la página debe servir como entrada al campo y </w:t>
      </w:r>
      <w:r w:rsidR="002A1E1D">
        <w:t>explicar la terminología que se use.</w:t>
      </w:r>
    </w:p>
    <w:p w14:paraId="6E3D4964" w14:textId="77777777" w:rsidR="00E048A6" w:rsidRDefault="00E048A6" w:rsidP="00E048A6">
      <w:pPr>
        <w:pStyle w:val="Prrafodelista"/>
      </w:pPr>
    </w:p>
    <w:p w14:paraId="3F0F3064" w14:textId="315F6F6E" w:rsidR="002A1E1D" w:rsidRDefault="00B2320F" w:rsidP="00E54785">
      <w:pPr>
        <w:pStyle w:val="Prrafodelista"/>
        <w:numPr>
          <w:ilvl w:val="0"/>
          <w:numId w:val="7"/>
        </w:numPr>
      </w:pPr>
      <w:r>
        <w:rPr>
          <w:b/>
          <w:bCs/>
        </w:rPr>
        <w:t xml:space="preserve">Separación de </w:t>
      </w:r>
      <w:r w:rsidR="00D90344">
        <w:rPr>
          <w:b/>
          <w:bCs/>
        </w:rPr>
        <w:t>temas concretos</w:t>
      </w:r>
      <w:r w:rsidR="00D90344">
        <w:t>: L</w:t>
      </w:r>
      <w:r w:rsidR="00F5360D">
        <w:t xml:space="preserve">os usuarios objetivo pueden entrar a la página por información específica de esta, sin </w:t>
      </w:r>
      <w:r w:rsidR="00455860">
        <w:t>intención de ver el resto de la información. Se debe estructurar la página de forma que los usuarios puedan encontrar la información que les interesa y centrase solo en esta.</w:t>
      </w:r>
    </w:p>
    <w:p w14:paraId="09D887BE" w14:textId="77777777" w:rsidR="00417AA9" w:rsidRDefault="00417AA9" w:rsidP="00417AA9">
      <w:pPr>
        <w:pStyle w:val="Prrafodelista"/>
      </w:pPr>
    </w:p>
    <w:p w14:paraId="06380268" w14:textId="65A3A675" w:rsidR="00417AA9" w:rsidRDefault="00417AA9" w:rsidP="00417AA9">
      <w:pPr>
        <w:pStyle w:val="Prrafodelista"/>
        <w:numPr>
          <w:ilvl w:val="0"/>
          <w:numId w:val="7"/>
        </w:numPr>
      </w:pPr>
      <w:r>
        <w:rPr>
          <w:b/>
          <w:bCs/>
        </w:rPr>
        <w:t>Entrada gradual</w:t>
      </w:r>
      <w:r w:rsidRPr="00E048A6">
        <w:t>:</w:t>
      </w:r>
      <w:r>
        <w:t xml:space="preserve"> Los usuarios objetivo deben ser introducidos poco a poco al </w:t>
      </w:r>
      <w:r w:rsidR="00520B6A">
        <w:t xml:space="preserve">contenido de la página, por lo que el conocimiento debe ser estructurado de forma que los usuarios comiencen por lo más básico </w:t>
      </w:r>
      <w:r w:rsidR="00F370F9">
        <w:t>a los más complejo.</w:t>
      </w:r>
    </w:p>
    <w:p w14:paraId="6C04FA35" w14:textId="0CA93E87" w:rsidR="003D15E2" w:rsidRDefault="003D15E2" w:rsidP="004F545F"/>
    <w:p w14:paraId="53D08A66" w14:textId="77777777" w:rsidR="00ED775A" w:rsidRDefault="00ED775A" w:rsidP="004F545F"/>
    <w:p w14:paraId="04C710A4" w14:textId="1A35E180" w:rsidR="00EF4BC4" w:rsidRDefault="00EF4BC4" w:rsidP="00A766C8">
      <w:pPr>
        <w:pStyle w:val="Ttulo2"/>
      </w:pPr>
      <w:bookmarkStart w:id="10" w:name="_Toc116904212"/>
      <w:proofErr w:type="spellStart"/>
      <w:r>
        <w:lastRenderedPageBreak/>
        <w:t>Wireframe</w:t>
      </w:r>
      <w:r w:rsidR="00607A49">
        <w:t>s</w:t>
      </w:r>
      <w:bookmarkEnd w:id="10"/>
      <w:proofErr w:type="spellEnd"/>
    </w:p>
    <w:p w14:paraId="1BBE47F9" w14:textId="1FFA1AE4" w:rsidR="0032229F" w:rsidRDefault="0032229F" w:rsidP="0032229F"/>
    <w:p w14:paraId="58E65BD7" w14:textId="270BE503" w:rsidR="002137D8" w:rsidRDefault="00F64517" w:rsidP="0032229F">
      <w:r>
        <w:t xml:space="preserve">Para que los usuarios </w:t>
      </w:r>
      <w:r w:rsidR="00C85B08">
        <w:t xml:space="preserve">puedan encontrar y escoger de forma rápida </w:t>
      </w:r>
      <w:r w:rsidR="00AF4CBE">
        <w:t>la información concreta a la que quieren acceder, en la cabecera de la página principal se añadirá u</w:t>
      </w:r>
      <w:r w:rsidR="00686579">
        <w:t>na sección de navegación en la que se incluyan las distintas secciones del conocimiento del tema.</w:t>
      </w:r>
      <w:r w:rsidR="00922B39">
        <w:t xml:space="preserve"> Se usará por lo tanto una estructura jerárquica para la página principal.</w:t>
      </w:r>
      <w:r w:rsidR="00826255">
        <w:t xml:space="preserve"> Se representa el </w:t>
      </w:r>
      <w:proofErr w:type="spellStart"/>
      <w:r w:rsidR="00826255">
        <w:t>wireframe</w:t>
      </w:r>
      <w:proofErr w:type="spellEnd"/>
      <w:r w:rsidR="00826255">
        <w:t xml:space="preserve"> de la página principal en la </w:t>
      </w:r>
      <w:r w:rsidR="00F26EB8">
        <w:fldChar w:fldCharType="begin"/>
      </w:r>
      <w:r w:rsidR="00F26EB8">
        <w:instrText xml:space="preserve"> REF _Ref116903698 \r \h </w:instrText>
      </w:r>
      <w:r w:rsidR="00F26EB8">
        <w:fldChar w:fldCharType="separate"/>
      </w:r>
      <w:r w:rsidR="00F26EB8">
        <w:t>Figura 1</w:t>
      </w:r>
      <w:r w:rsidR="00F26EB8">
        <w:fldChar w:fldCharType="end"/>
      </w:r>
      <w:r w:rsidR="00F26EB8">
        <w:t>.</w:t>
      </w:r>
    </w:p>
    <w:p w14:paraId="5234D743" w14:textId="672CD63A" w:rsidR="008530B4" w:rsidRDefault="007B61F0" w:rsidP="0032229F">
      <w:r w:rsidRPr="007B61F0">
        <w:rPr>
          <w:noProof/>
        </w:rPr>
        <w:drawing>
          <wp:inline distT="0" distB="0" distL="0" distR="0" wp14:anchorId="3BD9DBBD" wp14:editId="5635C0A8">
            <wp:extent cx="5400040" cy="5019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02C" w14:textId="5E0E8287" w:rsidR="007B61F0" w:rsidRDefault="007B61F0" w:rsidP="007B61F0">
      <w:pPr>
        <w:pStyle w:val="Indicefigura"/>
      </w:pPr>
      <w:bookmarkStart w:id="11" w:name="_Ref116903698"/>
      <w:bookmarkStart w:id="12" w:name="_Toc116904196"/>
      <w:proofErr w:type="spellStart"/>
      <w:r>
        <w:t>Wireframe</w:t>
      </w:r>
      <w:proofErr w:type="spellEnd"/>
      <w:r>
        <w:t xml:space="preserve"> de la página principal</w:t>
      </w:r>
      <w:bookmarkEnd w:id="11"/>
      <w:bookmarkEnd w:id="12"/>
    </w:p>
    <w:p w14:paraId="51A8D967" w14:textId="3860165B" w:rsidR="0080518F" w:rsidRDefault="0080518F">
      <w:pPr>
        <w:jc w:val="left"/>
      </w:pPr>
    </w:p>
    <w:p w14:paraId="59467EF1" w14:textId="105C974D" w:rsidR="00754B9E" w:rsidRDefault="00754B9E">
      <w:pPr>
        <w:jc w:val="left"/>
      </w:pPr>
      <w:r>
        <w:t>Se tom</w:t>
      </w:r>
      <w:ins w:id="13" w:author="IGNACIO GAGO LÓPEZ" w:date="2022-11-04T11:30:00Z">
        <w:r w:rsidR="002A09A8">
          <w:t>ó</w:t>
        </w:r>
      </w:ins>
      <w:del w:id="14" w:author="IGNACIO GAGO LÓPEZ" w:date="2022-11-04T11:30:00Z">
        <w:r w:rsidDel="002A09A8">
          <w:delText>o</w:delText>
        </w:r>
      </w:del>
      <w:r>
        <w:t xml:space="preserve"> como ejemplo de esta </w:t>
      </w:r>
      <w:r w:rsidR="001F44C5">
        <w:t xml:space="preserve">separación de información </w:t>
      </w:r>
      <w:r w:rsidR="007E798A">
        <w:t xml:space="preserve">la estructura usada en la cabecera de la página de </w:t>
      </w:r>
      <w:hyperlink r:id="rId12" w:history="1">
        <w:proofErr w:type="spellStart"/>
        <w:r w:rsidR="007E798A" w:rsidRPr="007E798A">
          <w:rPr>
            <w:rStyle w:val="Hipervnculo"/>
          </w:rPr>
          <w:t>GodotEngine</w:t>
        </w:r>
        <w:proofErr w:type="spellEnd"/>
      </w:hyperlink>
      <w:r w:rsidR="007E798A">
        <w:t xml:space="preserve">, </w:t>
      </w:r>
      <w:r w:rsidR="009D5022">
        <w:t xml:space="preserve">representada en la </w:t>
      </w:r>
      <w:r w:rsidR="009D5022">
        <w:fldChar w:fldCharType="begin"/>
      </w:r>
      <w:r w:rsidR="009D5022">
        <w:instrText xml:space="preserve"> REF _Ref116903857 \r \h </w:instrText>
      </w:r>
      <w:r w:rsidR="009D5022">
        <w:fldChar w:fldCharType="separate"/>
      </w:r>
      <w:r w:rsidR="009D5022">
        <w:t>Figura 2</w:t>
      </w:r>
      <w:r w:rsidR="009D5022">
        <w:fldChar w:fldCharType="end"/>
      </w:r>
      <w:r w:rsidR="009D5022">
        <w:t>.</w:t>
      </w:r>
    </w:p>
    <w:p w14:paraId="3E6929D3" w14:textId="1AF20CF3" w:rsidR="002F6BF2" w:rsidRDefault="00B57C4D">
      <w:pPr>
        <w:jc w:val="left"/>
      </w:pPr>
      <w:r w:rsidRPr="00B57C4D">
        <w:rPr>
          <w:noProof/>
        </w:rPr>
        <w:lastRenderedPageBreak/>
        <w:drawing>
          <wp:inline distT="0" distB="0" distL="0" distR="0" wp14:anchorId="5AF7A8E2" wp14:editId="4C854D0A">
            <wp:extent cx="5400040" cy="2539365"/>
            <wp:effectExtent l="0" t="0" r="0" b="0"/>
            <wp:docPr id="5" name="Imagen 5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video jueg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97B9" w14:textId="3051959D" w:rsidR="00A95996" w:rsidRDefault="00A95996" w:rsidP="00A95996">
      <w:pPr>
        <w:pStyle w:val="Indicefigura"/>
      </w:pPr>
      <w:bookmarkStart w:id="15" w:name="_Ref116903857"/>
      <w:bookmarkStart w:id="16" w:name="_Toc116904197"/>
      <w:r>
        <w:t xml:space="preserve">Página principal de la página </w:t>
      </w:r>
      <w:proofErr w:type="spellStart"/>
      <w:r>
        <w:t>GodotEngine</w:t>
      </w:r>
      <w:bookmarkEnd w:id="15"/>
      <w:bookmarkEnd w:id="16"/>
      <w:proofErr w:type="spellEnd"/>
    </w:p>
    <w:p w14:paraId="3A80B8E5" w14:textId="7741F7DD" w:rsidR="00537577" w:rsidRDefault="00537577">
      <w:pPr>
        <w:jc w:val="left"/>
      </w:pPr>
    </w:p>
    <w:p w14:paraId="38CECED9" w14:textId="1430C080" w:rsidR="00537577" w:rsidRDefault="00CE4FE4">
      <w:pPr>
        <w:jc w:val="left"/>
      </w:pPr>
      <w:r>
        <w:t xml:space="preserve">Se van a dedicar páginas específicas para cada sección del conocimiento </w:t>
      </w:r>
      <w:r w:rsidR="006D3E22">
        <w:t>del tema de los volcanes. En esta</w:t>
      </w:r>
      <w:r w:rsidR="004F04B5">
        <w:t>s</w:t>
      </w:r>
      <w:r w:rsidR="006D3E22">
        <w:t xml:space="preserve"> secciones se quiere ayudar al aprendizaje del usuario </w:t>
      </w:r>
      <w:r w:rsidR="004F04B5">
        <w:t xml:space="preserve">sobre el tema, por lo que se debe introducir al usuario primero por lo básico </w:t>
      </w:r>
      <w:r w:rsidR="00A45D57">
        <w:t xml:space="preserve">seguido de apartados más complejos. Para esto, se usará una estructura </w:t>
      </w:r>
      <w:r w:rsidR="005A0A54">
        <w:t xml:space="preserve">lineal para que el usuario avance por la diferentes lecciones, dejando una sección de navegación </w:t>
      </w:r>
      <w:r w:rsidR="00CF1ADB">
        <w:t>a lado izquierdo para poder ver el orden de las lecciones y escoger la que se quiere ver.</w:t>
      </w:r>
      <w:r w:rsidR="009D5022">
        <w:t xml:space="preserve"> El </w:t>
      </w:r>
      <w:proofErr w:type="spellStart"/>
      <w:r w:rsidR="009D5022">
        <w:t>wireframe</w:t>
      </w:r>
      <w:proofErr w:type="spellEnd"/>
      <w:r w:rsidR="009D5022">
        <w:t xml:space="preserve"> que representa esta estructura </w:t>
      </w:r>
      <w:r w:rsidR="00945BA1">
        <w:t xml:space="preserve">se encuentra en la </w:t>
      </w:r>
      <w:r w:rsidR="00945BA1">
        <w:fldChar w:fldCharType="begin"/>
      </w:r>
      <w:r w:rsidR="00945BA1">
        <w:instrText xml:space="preserve"> REF _Ref116903906 \r \h </w:instrText>
      </w:r>
      <w:r w:rsidR="00945BA1">
        <w:fldChar w:fldCharType="separate"/>
      </w:r>
      <w:r w:rsidR="00945BA1">
        <w:t>Figura 3</w:t>
      </w:r>
      <w:r w:rsidR="00945BA1">
        <w:fldChar w:fldCharType="end"/>
      </w:r>
      <w:r w:rsidR="00945BA1">
        <w:t>.</w:t>
      </w:r>
    </w:p>
    <w:p w14:paraId="2D559949" w14:textId="59DE5DF6" w:rsidR="00945BA1" w:rsidRDefault="00945BA1">
      <w:pPr>
        <w:jc w:val="left"/>
      </w:pPr>
    </w:p>
    <w:p w14:paraId="42C78AFF" w14:textId="0283E19B" w:rsidR="00945BA1" w:rsidRDefault="004B34EB">
      <w:pPr>
        <w:jc w:val="left"/>
      </w:pPr>
      <w:r>
        <w:t>Se tom</w:t>
      </w:r>
      <w:ins w:id="17" w:author="IGNACIO GAGO LÓPEZ" w:date="2022-11-04T11:30:00Z">
        <w:r w:rsidR="001A1599">
          <w:t>ó</w:t>
        </w:r>
      </w:ins>
      <w:del w:id="18" w:author="IGNACIO GAGO LÓPEZ" w:date="2022-11-04T11:30:00Z">
        <w:r w:rsidDel="001A1599">
          <w:delText>o</w:delText>
        </w:r>
      </w:del>
      <w:r>
        <w:t xml:space="preserve"> como ejemplo </w:t>
      </w:r>
      <w:r w:rsidR="003F038A">
        <w:t xml:space="preserve">para la anterior estructura la </w:t>
      </w:r>
      <w:hyperlink r:id="rId14" w:history="1">
        <w:r w:rsidR="003F038A" w:rsidRPr="003F038A">
          <w:rPr>
            <w:rStyle w:val="Hipervnculo"/>
          </w:rPr>
          <w:t>página de documentación</w:t>
        </w:r>
      </w:hyperlink>
      <w:r w:rsidR="003F038A">
        <w:t xml:space="preserve"> de Godot </w:t>
      </w:r>
      <w:proofErr w:type="spellStart"/>
      <w:r w:rsidR="003F038A">
        <w:t>Engine</w:t>
      </w:r>
      <w:proofErr w:type="spellEnd"/>
      <w:r w:rsidR="00AA5EA7">
        <w:t xml:space="preserve">, representado en la </w:t>
      </w:r>
      <w:r w:rsidR="00AA5EA7">
        <w:fldChar w:fldCharType="begin"/>
      </w:r>
      <w:r w:rsidR="00AA5EA7">
        <w:instrText xml:space="preserve"> REF _Ref116904146 \r \h </w:instrText>
      </w:r>
      <w:r w:rsidR="00AA5EA7">
        <w:fldChar w:fldCharType="separate"/>
      </w:r>
      <w:r w:rsidR="00AA5EA7">
        <w:t>Figura 4</w:t>
      </w:r>
      <w:r w:rsidR="00AA5EA7">
        <w:fldChar w:fldCharType="end"/>
      </w:r>
      <w:r w:rsidR="00AA5EA7">
        <w:t>.</w:t>
      </w:r>
    </w:p>
    <w:p w14:paraId="6D9EF517" w14:textId="77777777" w:rsidR="0080518F" w:rsidRDefault="0080518F">
      <w:pPr>
        <w:jc w:val="left"/>
      </w:pPr>
      <w:r w:rsidRPr="0080518F">
        <w:rPr>
          <w:noProof/>
        </w:rPr>
        <w:lastRenderedPageBreak/>
        <w:drawing>
          <wp:inline distT="0" distB="0" distL="0" distR="0" wp14:anchorId="5F6B7596" wp14:editId="388AEE5C">
            <wp:extent cx="4696480" cy="5172797"/>
            <wp:effectExtent l="0" t="0" r="8890" b="889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5CA1" w14:textId="77777777" w:rsidR="00EE76B6" w:rsidRDefault="0080518F" w:rsidP="0080518F">
      <w:pPr>
        <w:pStyle w:val="Indicefigura"/>
      </w:pPr>
      <w:bookmarkStart w:id="19" w:name="_Ref116903906"/>
      <w:bookmarkStart w:id="20" w:name="_Toc116904198"/>
      <w:proofErr w:type="spellStart"/>
      <w:r>
        <w:t>Wireframe</w:t>
      </w:r>
      <w:proofErr w:type="spellEnd"/>
      <w:r>
        <w:t xml:space="preserve"> de </w:t>
      </w:r>
      <w:r w:rsidR="0079782C">
        <w:t>un tema concreto</w:t>
      </w:r>
      <w:bookmarkEnd w:id="19"/>
      <w:bookmarkEnd w:id="20"/>
    </w:p>
    <w:p w14:paraId="20ED7E30" w14:textId="77777777" w:rsidR="00EE76B6" w:rsidRDefault="00EE76B6" w:rsidP="00EE76B6"/>
    <w:p w14:paraId="4DEE09A3" w14:textId="77777777" w:rsidR="00EE76B6" w:rsidRDefault="00EE76B6" w:rsidP="00EE76B6">
      <w:r w:rsidRPr="00EE76B6">
        <w:rPr>
          <w:noProof/>
        </w:rPr>
        <w:drawing>
          <wp:inline distT="0" distB="0" distL="0" distR="0" wp14:anchorId="60F52B56" wp14:editId="60DD259D">
            <wp:extent cx="5400040" cy="25253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79CD" w14:textId="0859E0BA" w:rsidR="008530B4" w:rsidRDefault="004B34EB" w:rsidP="00ED775A">
      <w:pPr>
        <w:pStyle w:val="Indicefigura"/>
      </w:pPr>
      <w:bookmarkStart w:id="21" w:name="_Ref116904146"/>
      <w:bookmarkStart w:id="22" w:name="_Toc116904199"/>
      <w:r>
        <w:t xml:space="preserve">Página de documentación de Godot </w:t>
      </w:r>
      <w:proofErr w:type="spellStart"/>
      <w:r>
        <w:t>Engine</w:t>
      </w:r>
      <w:bookmarkEnd w:id="21"/>
      <w:bookmarkEnd w:id="22"/>
      <w:proofErr w:type="spellEnd"/>
    </w:p>
    <w:p w14:paraId="7B0EE721" w14:textId="48612301" w:rsidR="00ED775A" w:rsidRDefault="00ED775A" w:rsidP="00ED775A">
      <w:pPr>
        <w:rPr>
          <w:ins w:id="23" w:author="IGNACIO GAGO LÓPEZ" w:date="2022-11-04T11:25:00Z"/>
        </w:rPr>
      </w:pPr>
    </w:p>
    <w:p w14:paraId="5188B494" w14:textId="2639C469" w:rsidR="00C66357" w:rsidRDefault="00AF27DF" w:rsidP="00AF27DF">
      <w:pPr>
        <w:pStyle w:val="Ttulo1"/>
        <w:rPr>
          <w:ins w:id="24" w:author="IGNACIO GAGO LÓPEZ" w:date="2022-11-04T11:26:00Z"/>
        </w:rPr>
      </w:pPr>
      <w:ins w:id="25" w:author="IGNACIO GAGO LÓPEZ" w:date="2022-11-04T11:26:00Z">
        <w:r>
          <w:lastRenderedPageBreak/>
          <w:t>Segunda entrega</w:t>
        </w:r>
      </w:ins>
    </w:p>
    <w:p w14:paraId="1130C2CB" w14:textId="0564AA77" w:rsidR="00AF27DF" w:rsidRDefault="00AF27DF" w:rsidP="00AF27DF">
      <w:pPr>
        <w:rPr>
          <w:ins w:id="26" w:author="IGNACIO GAGO LÓPEZ" w:date="2022-11-04T11:26:00Z"/>
        </w:rPr>
      </w:pPr>
    </w:p>
    <w:p w14:paraId="01EC3F52" w14:textId="14F6C7E3" w:rsidR="00AF27DF" w:rsidRDefault="00D83E70" w:rsidP="00D83E70">
      <w:pPr>
        <w:pStyle w:val="Ttulo2"/>
        <w:rPr>
          <w:ins w:id="27" w:author="IGNACIO GAGO LÓPEZ" w:date="2022-11-04T11:26:00Z"/>
        </w:rPr>
      </w:pPr>
      <w:ins w:id="28" w:author="IGNACIO GAGO LÓPEZ" w:date="2022-11-04T11:26:00Z">
        <w:r>
          <w:t>Color</w:t>
        </w:r>
      </w:ins>
    </w:p>
    <w:p w14:paraId="5A5F0D48" w14:textId="0AD915F6" w:rsidR="00D83E70" w:rsidRDefault="00D83E70" w:rsidP="00D83E70">
      <w:pPr>
        <w:rPr>
          <w:ins w:id="29" w:author="IGNACIO GAGO LÓPEZ" w:date="2022-11-04T11:26:00Z"/>
        </w:rPr>
      </w:pPr>
    </w:p>
    <w:p w14:paraId="452C3D88" w14:textId="1D368372" w:rsidR="00D83E70" w:rsidRDefault="006C4313" w:rsidP="00D83E70">
      <w:pPr>
        <w:rPr>
          <w:ins w:id="30" w:author="IGNACIO GAGO LÓPEZ" w:date="2022-11-04T11:36:00Z"/>
        </w:rPr>
      </w:pPr>
      <w:ins w:id="31" w:author="IGNACIO GAGO LÓPEZ" w:date="2022-11-04T11:31:00Z">
        <w:r>
          <w:t>Debido</w:t>
        </w:r>
      </w:ins>
      <w:ins w:id="32" w:author="IGNACIO GAGO LÓPEZ" w:date="2022-11-04T11:32:00Z">
        <w:r>
          <w:t xml:space="preserve"> </w:t>
        </w:r>
      </w:ins>
      <w:ins w:id="33" w:author="IGNACIO GAGO LÓPEZ" w:date="2022-11-04T11:33:00Z">
        <w:r w:rsidR="00304C75">
          <w:t>a</w:t>
        </w:r>
      </w:ins>
      <w:ins w:id="34" w:author="IGNACIO GAGO LÓPEZ" w:date="2022-11-04T11:34:00Z">
        <w:r w:rsidR="00214674">
          <w:t xml:space="preserve">l tipo de contenido y el público objetivo de la página, </w:t>
        </w:r>
        <w:r w:rsidR="00F24D66">
          <w:t xml:space="preserve">se utilizaran </w:t>
        </w:r>
      </w:ins>
      <w:ins w:id="35" w:author="IGNACIO GAGO LÓPEZ" w:date="2022-11-04T11:35:00Z">
        <w:r w:rsidR="00F24D66">
          <w:t>colores neutros</w:t>
        </w:r>
        <w:r w:rsidR="002F1ABD">
          <w:t xml:space="preserve"> para no distraer </w:t>
        </w:r>
      </w:ins>
      <w:ins w:id="36" w:author="IGNACIO GAGO LÓPEZ" w:date="2022-11-04T11:36:00Z">
        <w:r w:rsidR="002F1ABD">
          <w:t>al usuario</w:t>
        </w:r>
        <w:r w:rsidR="00D82DFD">
          <w:t xml:space="preserve"> de la información de la página</w:t>
        </w:r>
      </w:ins>
      <w:ins w:id="37" w:author="IGNACIO GAGO LÓPEZ" w:date="2022-11-04T11:35:00Z">
        <w:r w:rsidR="00BB6629">
          <w:t xml:space="preserve">, en este caso </w:t>
        </w:r>
      </w:ins>
      <w:ins w:id="38" w:author="IGNACIO GAGO LÓPEZ" w:date="2022-11-04T11:53:00Z">
        <w:r w:rsidR="00A23F15">
          <w:t xml:space="preserve">un fondo </w:t>
        </w:r>
      </w:ins>
      <w:ins w:id="39" w:author="IGNACIO GAGO LÓPEZ" w:date="2022-11-04T11:35:00Z">
        <w:r w:rsidR="00BB6629">
          <w:t>blanco con distintas escalas de grises</w:t>
        </w:r>
      </w:ins>
      <w:ins w:id="40" w:author="IGNACIO GAGO LÓPEZ" w:date="2022-11-04T11:53:00Z">
        <w:r w:rsidR="00A23F15">
          <w:t xml:space="preserve"> para </w:t>
        </w:r>
        <w:r w:rsidR="000F60B9">
          <w:t>el texto</w:t>
        </w:r>
      </w:ins>
      <w:ins w:id="41" w:author="IGNACIO GAGO LÓPEZ" w:date="2022-11-04T11:35:00Z">
        <w:r w:rsidR="00BB6629">
          <w:t>.</w:t>
        </w:r>
      </w:ins>
    </w:p>
    <w:p w14:paraId="3AB22B4A" w14:textId="6B59AFEA" w:rsidR="00D82DFD" w:rsidRDefault="007541A3" w:rsidP="002F0567">
      <w:pPr>
        <w:pStyle w:val="Prrafodelista"/>
        <w:numPr>
          <w:ilvl w:val="0"/>
          <w:numId w:val="8"/>
        </w:numPr>
        <w:rPr>
          <w:ins w:id="42" w:author="IGNACIO GAGO LÓPEZ" w:date="2022-11-04T11:45:00Z"/>
        </w:rPr>
      </w:pPr>
      <w:ins w:id="43" w:author="IGNACIO GAGO LÓPEZ" w:date="2022-11-04T11:37:00Z">
        <w:r>
          <w:rPr>
            <w:b/>
            <w:bCs/>
          </w:rPr>
          <w:t>Texto</w:t>
        </w:r>
        <w:r>
          <w:t xml:space="preserve">: </w:t>
        </w:r>
      </w:ins>
      <w:ins w:id="44" w:author="IGNACIO GAGO LÓPEZ" w:date="2022-11-04T11:41:00Z">
        <w:r w:rsidR="002F0567">
          <w:t>Para el color principal del texto se ha escogido un gris claro (#777), debido a</w:t>
        </w:r>
        <w:r w:rsidR="003F5EB5">
          <w:t xml:space="preserve"> que el usuario objetivo </w:t>
        </w:r>
        <w:r w:rsidR="00A75195">
          <w:t>leerá durante largos periodos de tiempo y es ne</w:t>
        </w:r>
      </w:ins>
      <w:ins w:id="45" w:author="IGNACIO GAGO LÓPEZ" w:date="2022-11-04T11:42:00Z">
        <w:r w:rsidR="00A75195">
          <w:t xml:space="preserve">cesario ayudar a reducir </w:t>
        </w:r>
      </w:ins>
      <w:ins w:id="46" w:author="IGNACIO GAGO LÓPEZ" w:date="2022-11-04T11:44:00Z">
        <w:r w:rsidR="00DF517C">
          <w:t xml:space="preserve">la </w:t>
        </w:r>
      </w:ins>
      <w:ins w:id="47" w:author="IGNACIO GAGO LÓPEZ" w:date="2022-11-04T11:45:00Z">
        <w:r w:rsidR="00DF517C">
          <w:t>fatiga</w:t>
        </w:r>
      </w:ins>
      <w:ins w:id="48" w:author="IGNACIO GAGO LÓPEZ" w:date="2022-11-04T11:44:00Z">
        <w:r w:rsidR="00DF517C">
          <w:t xml:space="preserve"> visual.</w:t>
        </w:r>
      </w:ins>
    </w:p>
    <w:p w14:paraId="6ABEA3E8" w14:textId="25295F3C" w:rsidR="00DF517C" w:rsidRDefault="00AD771B" w:rsidP="002F0567">
      <w:pPr>
        <w:pStyle w:val="Prrafodelista"/>
        <w:numPr>
          <w:ilvl w:val="0"/>
          <w:numId w:val="8"/>
        </w:numPr>
        <w:rPr>
          <w:ins w:id="49" w:author="IGNACIO GAGO LÓPEZ" w:date="2022-11-04T11:57:00Z"/>
        </w:rPr>
      </w:pPr>
      <w:ins w:id="50" w:author="IGNACIO GAGO LÓPEZ" w:date="2022-11-04T11:45:00Z">
        <w:r>
          <w:rPr>
            <w:b/>
            <w:bCs/>
          </w:rPr>
          <w:t>Panel de navegación</w:t>
        </w:r>
        <w:r w:rsidRPr="00AD771B">
          <w:rPr>
            <w:rPrChange w:id="51" w:author="IGNACIO GAGO LÓPEZ" w:date="2022-11-04T11:45:00Z">
              <w:rPr>
                <w:b/>
                <w:bCs/>
              </w:rPr>
            </w:rPrChange>
          </w:rPr>
          <w:t>:</w:t>
        </w:r>
        <w:r>
          <w:t xml:space="preserve"> </w:t>
        </w:r>
      </w:ins>
      <w:ins w:id="52" w:author="IGNACIO GAGO LÓPEZ" w:date="2022-11-04T11:46:00Z">
        <w:r w:rsidR="00405393">
          <w:t>Pa</w:t>
        </w:r>
      </w:ins>
      <w:ins w:id="53" w:author="IGNACIO GAGO LÓPEZ" w:date="2022-11-04T11:47:00Z">
        <w:r w:rsidR="00405393">
          <w:t xml:space="preserve">ra </w:t>
        </w:r>
        <w:r w:rsidR="003971C3">
          <w:t>traer atención al panel de navegación y diferenciarlo del resto de elementos de la páginas se ha cambiado el color de fondo a un gris oscuro</w:t>
        </w:r>
      </w:ins>
      <w:ins w:id="54" w:author="IGNACIO GAGO LÓPEZ" w:date="2022-11-04T11:49:00Z">
        <w:r w:rsidR="00FF5603">
          <w:t xml:space="preserve"> y el texto de los </w:t>
        </w:r>
        <w:r w:rsidR="006F54FB">
          <w:t>enlaces se ha cambiado a un color blanco en negrita</w:t>
        </w:r>
        <w:r w:rsidR="008D46E3">
          <w:t>. Para dar</w:t>
        </w:r>
      </w:ins>
      <w:ins w:id="55" w:author="IGNACIO GAGO LÓPEZ" w:date="2022-11-04T11:50:00Z">
        <w:r w:rsidR="008D46E3">
          <w:t xml:space="preserve"> retroalimentación al usuario también se ha puesto</w:t>
        </w:r>
        <w:r w:rsidR="008D700B">
          <w:t xml:space="preserve"> que los enlaces del panel de navegación cambian el color de fondo</w:t>
        </w:r>
        <w:r w:rsidR="007227C2">
          <w:t xml:space="preserve"> a un gris m</w:t>
        </w:r>
      </w:ins>
      <w:ins w:id="56" w:author="IGNACIO GAGO LÓPEZ" w:date="2022-11-04T11:51:00Z">
        <w:r w:rsidR="007227C2">
          <w:t>ás claro cuando se pase el ratón sobre ellos.</w:t>
        </w:r>
      </w:ins>
    </w:p>
    <w:p w14:paraId="3F375371" w14:textId="2954A8CD" w:rsidR="00BF6F2F" w:rsidRDefault="00BF6F2F" w:rsidP="00BF6F2F">
      <w:pPr>
        <w:rPr>
          <w:ins w:id="57" w:author="IGNACIO GAGO LÓPEZ" w:date="2022-11-04T11:57:00Z"/>
        </w:rPr>
      </w:pPr>
    </w:p>
    <w:p w14:paraId="2FDC9119" w14:textId="73BE8CA7" w:rsidR="00BF6F2F" w:rsidRDefault="00BF6F2F" w:rsidP="00BF6F2F">
      <w:pPr>
        <w:pStyle w:val="Ttulo2"/>
        <w:rPr>
          <w:ins w:id="58" w:author="IGNACIO GAGO LÓPEZ" w:date="2022-11-04T11:57:00Z"/>
        </w:rPr>
      </w:pPr>
      <w:ins w:id="59" w:author="IGNACIO GAGO LÓPEZ" w:date="2022-11-04T11:57:00Z">
        <w:r>
          <w:t>Tipografía</w:t>
        </w:r>
      </w:ins>
    </w:p>
    <w:p w14:paraId="7026E5A4" w14:textId="4BA4E0E3" w:rsidR="00BF6F2F" w:rsidRDefault="00BF6F2F" w:rsidP="00BF6F2F">
      <w:pPr>
        <w:rPr>
          <w:ins w:id="60" w:author="IGNACIO GAGO LÓPEZ" w:date="2022-11-04T11:57:00Z"/>
        </w:rPr>
      </w:pPr>
    </w:p>
    <w:p w14:paraId="0F544A12" w14:textId="6DAB75CA" w:rsidR="00BF6F2F" w:rsidRPr="001423C4" w:rsidRDefault="00497BD0" w:rsidP="00BF6F2F">
      <w:ins w:id="61" w:author="IGNACIO GAGO LÓPEZ" w:date="2022-11-04T11:58:00Z">
        <w:r>
          <w:t xml:space="preserve">Por los mismos </w:t>
        </w:r>
        <w:r w:rsidR="0076060A">
          <w:t xml:space="preserve">motivos que los dados en el apartado de color, se </w:t>
        </w:r>
      </w:ins>
      <w:ins w:id="62" w:author="IGNACIO GAGO LÓPEZ" w:date="2022-11-04T11:59:00Z">
        <w:r w:rsidR="0076060A">
          <w:t xml:space="preserve">escoge una tipografía que no </w:t>
        </w:r>
        <w:r w:rsidR="000C643C">
          <w:t>este muy cargada o estilizada y pueda distraer del propio contenido del texto. La tipografía</w:t>
        </w:r>
      </w:ins>
      <w:ins w:id="63" w:author="IGNACIO GAGO LÓPEZ" w:date="2022-11-04T12:00:00Z">
        <w:r w:rsidR="001423C4">
          <w:t xml:space="preserve"> que se escoge es </w:t>
        </w:r>
      </w:ins>
      <w:ins w:id="64" w:author="IGNACIO GAGO LÓPEZ" w:date="2022-11-04T12:01:00Z">
        <w:r w:rsidR="009B3DD7">
          <w:rPr>
            <w:b/>
            <w:bCs/>
          </w:rPr>
          <w:fldChar w:fldCharType="begin"/>
        </w:r>
        <w:r w:rsidR="009B3DD7">
          <w:rPr>
            <w:b/>
            <w:bCs/>
          </w:rPr>
          <w:instrText xml:space="preserve"> HYPERLINK "https://fonts.google.com/specimen/Roboto" </w:instrText>
        </w:r>
        <w:r w:rsidR="009B3DD7">
          <w:rPr>
            <w:b/>
            <w:bCs/>
          </w:rPr>
        </w:r>
        <w:r w:rsidR="009B3DD7">
          <w:rPr>
            <w:b/>
            <w:bCs/>
          </w:rPr>
          <w:fldChar w:fldCharType="separate"/>
        </w:r>
        <w:proofErr w:type="spellStart"/>
        <w:r w:rsidR="001423C4" w:rsidRPr="009B3DD7">
          <w:rPr>
            <w:rStyle w:val="Hipervnculo"/>
            <w:b/>
            <w:bCs/>
          </w:rPr>
          <w:t>Roboto</w:t>
        </w:r>
        <w:proofErr w:type="spellEnd"/>
        <w:r w:rsidR="009B3DD7">
          <w:rPr>
            <w:b/>
            <w:bCs/>
          </w:rPr>
          <w:fldChar w:fldCharType="end"/>
        </w:r>
      </w:ins>
      <w:ins w:id="65" w:author="IGNACIO GAGO LÓPEZ" w:date="2022-11-04T12:00:00Z">
        <w:r w:rsidR="001423C4">
          <w:t>, de</w:t>
        </w:r>
      </w:ins>
      <w:ins w:id="66" w:author="IGNACIO GAGO LÓPEZ" w:date="2022-11-04T12:01:00Z">
        <w:r w:rsidR="0063381B">
          <w:t>l directorio de fuentes de Google.</w:t>
        </w:r>
      </w:ins>
    </w:p>
    <w:sectPr w:rsidR="00BF6F2F" w:rsidRPr="001423C4" w:rsidSect="00AD078F">
      <w:footerReference w:type="even" r:id="rId17"/>
      <w:footerReference w:type="default" r:id="rId18"/>
      <w:footerReference w:type="first" r:id="rId19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D6772" w14:textId="77777777" w:rsidR="00F92777" w:rsidRDefault="00F92777" w:rsidP="00696C3F">
      <w:pPr>
        <w:spacing w:after="0" w:line="240" w:lineRule="auto"/>
      </w:pPr>
      <w:r>
        <w:separator/>
      </w:r>
    </w:p>
  </w:endnote>
  <w:endnote w:type="continuationSeparator" w:id="0">
    <w:p w14:paraId="0E31562B" w14:textId="77777777" w:rsidR="00F92777" w:rsidRDefault="00F92777" w:rsidP="00696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3180778"/>
      <w:docPartObj>
        <w:docPartGallery w:val="Page Numbers (Bottom of Page)"/>
        <w:docPartUnique/>
      </w:docPartObj>
    </w:sdtPr>
    <w:sdtContent>
      <w:p w14:paraId="5853D02E" w14:textId="4E163866" w:rsidR="00316014" w:rsidRDefault="0031601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B63F" w14:textId="77777777" w:rsidR="00316014" w:rsidRDefault="00316014" w:rsidP="003E08E9">
    <w:pPr>
      <w:pStyle w:val="Piedepgina"/>
      <w:ind w:firstLine="70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714192"/>
      <w:docPartObj>
        <w:docPartGallery w:val="Page Numbers (Bottom of Page)"/>
        <w:docPartUnique/>
      </w:docPartObj>
    </w:sdtPr>
    <w:sdtContent>
      <w:p w14:paraId="58B5C198" w14:textId="1937332C" w:rsidR="001D3EBF" w:rsidRDefault="001D3EBF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8B30E7" w14:textId="77777777" w:rsidR="00AD078F" w:rsidRDefault="00AD078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06747"/>
      <w:docPartObj>
        <w:docPartGallery w:val="Page Numbers (Bottom of Page)"/>
        <w:docPartUnique/>
      </w:docPartObj>
    </w:sdtPr>
    <w:sdtContent>
      <w:p w14:paraId="53A8EDCB" w14:textId="202D2CBC" w:rsidR="00E3109F" w:rsidRDefault="00E3109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586F12" w14:textId="77777777" w:rsidR="003E08E9" w:rsidRDefault="003E08E9" w:rsidP="003E08E9">
    <w:pPr>
      <w:pStyle w:val="Piedepgina"/>
      <w:ind w:firstLine="70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0848314"/>
      <w:docPartObj>
        <w:docPartGallery w:val="Page Numbers (Bottom of Page)"/>
        <w:docPartUnique/>
      </w:docPartObj>
    </w:sdtPr>
    <w:sdtContent>
      <w:p w14:paraId="2E8C3B74" w14:textId="0B45A919" w:rsidR="00AD078F" w:rsidRDefault="00AD078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953793" w14:textId="77777777" w:rsidR="00A15904" w:rsidRDefault="00A159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6085C" w14:textId="77777777" w:rsidR="00F92777" w:rsidRDefault="00F92777" w:rsidP="00696C3F">
      <w:pPr>
        <w:spacing w:after="0" w:line="240" w:lineRule="auto"/>
      </w:pPr>
      <w:r>
        <w:separator/>
      </w:r>
    </w:p>
  </w:footnote>
  <w:footnote w:type="continuationSeparator" w:id="0">
    <w:p w14:paraId="15CB1DDC" w14:textId="77777777" w:rsidR="00F92777" w:rsidRDefault="00F92777" w:rsidP="00696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10C61"/>
    <w:multiLevelType w:val="hybridMultilevel"/>
    <w:tmpl w:val="20BE8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B33EF"/>
    <w:multiLevelType w:val="hybridMultilevel"/>
    <w:tmpl w:val="8C2854F0"/>
    <w:lvl w:ilvl="0" w:tplc="46DA9B20">
      <w:start w:val="1"/>
      <w:numFmt w:val="decimal"/>
      <w:pStyle w:val="Indicetablas"/>
      <w:lvlText w:val="Tabla %1."/>
      <w:lvlJc w:val="left"/>
      <w:pPr>
        <w:ind w:left="360" w:hanging="360"/>
      </w:pPr>
      <w:rPr>
        <w:rFonts w:hint="default"/>
        <w:b w:val="0"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36BCD"/>
    <w:multiLevelType w:val="multilevel"/>
    <w:tmpl w:val="97BED8D6"/>
    <w:lvl w:ilvl="0">
      <w:start w:val="1"/>
      <w:numFmt w:val="decimal"/>
      <w:pStyle w:val="Ttulo1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>
      <w:start w:val="1"/>
      <w:numFmt w:val="decimal"/>
      <w:pStyle w:val="Ttulo2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2">
      <w:start w:val="1"/>
      <w:numFmt w:val="decimal"/>
      <w:pStyle w:val="Ttulo3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8"/>
        <w:szCs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E56ED7"/>
    <w:multiLevelType w:val="hybridMultilevel"/>
    <w:tmpl w:val="E94EFB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E62834"/>
    <w:multiLevelType w:val="hybridMultilevel"/>
    <w:tmpl w:val="C674E94C"/>
    <w:lvl w:ilvl="0" w:tplc="B10A3DD0">
      <w:start w:val="1"/>
      <w:numFmt w:val="decimal"/>
      <w:pStyle w:val="Indicefiguras"/>
      <w:lvlText w:val="Figura %1."/>
      <w:lvlJc w:val="left"/>
      <w:pPr>
        <w:ind w:left="720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A63E1"/>
    <w:multiLevelType w:val="hybridMultilevel"/>
    <w:tmpl w:val="E3469A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462A10"/>
    <w:multiLevelType w:val="multilevel"/>
    <w:tmpl w:val="FC9C72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6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color w:val="000000" w:themeColor="text1"/>
        <w:sz w:val="22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6B63096B"/>
    <w:multiLevelType w:val="hybridMultilevel"/>
    <w:tmpl w:val="E7240F42"/>
    <w:lvl w:ilvl="0" w:tplc="848A42EC">
      <w:start w:val="1"/>
      <w:numFmt w:val="decimal"/>
      <w:pStyle w:val="Indicefigura"/>
      <w:lvlText w:val="Figura %1."/>
      <w:lvlJc w:val="left"/>
      <w:pPr>
        <w:ind w:left="720" w:hanging="360"/>
      </w:pPr>
      <w:rPr>
        <w:rFonts w:hint="default"/>
        <w:b w:val="0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2984938">
    <w:abstractNumId w:val="1"/>
  </w:num>
  <w:num w:numId="2" w16cid:durableId="545990551">
    <w:abstractNumId w:val="4"/>
  </w:num>
  <w:num w:numId="3" w16cid:durableId="315381194">
    <w:abstractNumId w:val="7"/>
  </w:num>
  <w:num w:numId="4" w16cid:durableId="1262300908">
    <w:abstractNumId w:val="6"/>
  </w:num>
  <w:num w:numId="5" w16cid:durableId="1131092457">
    <w:abstractNumId w:val="2"/>
  </w:num>
  <w:num w:numId="6" w16cid:durableId="1158155853">
    <w:abstractNumId w:val="3"/>
  </w:num>
  <w:num w:numId="7" w16cid:durableId="775714018">
    <w:abstractNumId w:val="5"/>
  </w:num>
  <w:num w:numId="8" w16cid:durableId="143917602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GNACIO GAGO LÓPEZ">
    <w15:presenceInfo w15:providerId="None" w15:userId="IGNACIO GAGO LÓP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trackRevisions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86E"/>
    <w:rsid w:val="00013B7D"/>
    <w:rsid w:val="000168AA"/>
    <w:rsid w:val="000232E4"/>
    <w:rsid w:val="00037DA6"/>
    <w:rsid w:val="0004059E"/>
    <w:rsid w:val="000567A8"/>
    <w:rsid w:val="00056DFE"/>
    <w:rsid w:val="000706F8"/>
    <w:rsid w:val="00076E14"/>
    <w:rsid w:val="000770FD"/>
    <w:rsid w:val="00077C8B"/>
    <w:rsid w:val="00080060"/>
    <w:rsid w:val="00092449"/>
    <w:rsid w:val="000A403E"/>
    <w:rsid w:val="000C15E5"/>
    <w:rsid w:val="000C643C"/>
    <w:rsid w:val="000D76C5"/>
    <w:rsid w:val="000F60B9"/>
    <w:rsid w:val="001167E3"/>
    <w:rsid w:val="00123EDA"/>
    <w:rsid w:val="00130B81"/>
    <w:rsid w:val="001423C4"/>
    <w:rsid w:val="001566EF"/>
    <w:rsid w:val="00166C79"/>
    <w:rsid w:val="001735E4"/>
    <w:rsid w:val="0017712C"/>
    <w:rsid w:val="00183E3D"/>
    <w:rsid w:val="001858D0"/>
    <w:rsid w:val="00186839"/>
    <w:rsid w:val="00192EC5"/>
    <w:rsid w:val="001A1599"/>
    <w:rsid w:val="001A21E8"/>
    <w:rsid w:val="001A306B"/>
    <w:rsid w:val="001B035A"/>
    <w:rsid w:val="001D1898"/>
    <w:rsid w:val="001D3EBF"/>
    <w:rsid w:val="001F28AC"/>
    <w:rsid w:val="001F43C9"/>
    <w:rsid w:val="001F44C5"/>
    <w:rsid w:val="00206983"/>
    <w:rsid w:val="002137D8"/>
    <w:rsid w:val="00214674"/>
    <w:rsid w:val="0023760D"/>
    <w:rsid w:val="00265690"/>
    <w:rsid w:val="002772E5"/>
    <w:rsid w:val="00281689"/>
    <w:rsid w:val="002866B6"/>
    <w:rsid w:val="002A09A8"/>
    <w:rsid w:val="002A1E1D"/>
    <w:rsid w:val="002A4497"/>
    <w:rsid w:val="002B24AA"/>
    <w:rsid w:val="002D3D49"/>
    <w:rsid w:val="002E7FA8"/>
    <w:rsid w:val="002F0567"/>
    <w:rsid w:val="002F1ABD"/>
    <w:rsid w:val="002F6BF2"/>
    <w:rsid w:val="0030200A"/>
    <w:rsid w:val="00304C75"/>
    <w:rsid w:val="00316014"/>
    <w:rsid w:val="0032229F"/>
    <w:rsid w:val="00331500"/>
    <w:rsid w:val="00332CA5"/>
    <w:rsid w:val="00334A81"/>
    <w:rsid w:val="00334C1F"/>
    <w:rsid w:val="0035415E"/>
    <w:rsid w:val="003560D7"/>
    <w:rsid w:val="003639AE"/>
    <w:rsid w:val="00376CAC"/>
    <w:rsid w:val="00380D69"/>
    <w:rsid w:val="00391117"/>
    <w:rsid w:val="003918BC"/>
    <w:rsid w:val="003959F6"/>
    <w:rsid w:val="003971C3"/>
    <w:rsid w:val="003C2A61"/>
    <w:rsid w:val="003C2D32"/>
    <w:rsid w:val="003D15E2"/>
    <w:rsid w:val="003E08E9"/>
    <w:rsid w:val="003F038A"/>
    <w:rsid w:val="003F5EB5"/>
    <w:rsid w:val="00400E33"/>
    <w:rsid w:val="00401309"/>
    <w:rsid w:val="00405393"/>
    <w:rsid w:val="00412337"/>
    <w:rsid w:val="004152D5"/>
    <w:rsid w:val="00417AA9"/>
    <w:rsid w:val="00425CDE"/>
    <w:rsid w:val="00425E96"/>
    <w:rsid w:val="00426776"/>
    <w:rsid w:val="0044467D"/>
    <w:rsid w:val="0044476A"/>
    <w:rsid w:val="00455860"/>
    <w:rsid w:val="004558AC"/>
    <w:rsid w:val="004670DE"/>
    <w:rsid w:val="00480927"/>
    <w:rsid w:val="00480E1F"/>
    <w:rsid w:val="004905DB"/>
    <w:rsid w:val="00497BD0"/>
    <w:rsid w:val="004A250A"/>
    <w:rsid w:val="004B13C3"/>
    <w:rsid w:val="004B34EB"/>
    <w:rsid w:val="004B4D26"/>
    <w:rsid w:val="004F04B5"/>
    <w:rsid w:val="004F545F"/>
    <w:rsid w:val="005143DB"/>
    <w:rsid w:val="00520B6A"/>
    <w:rsid w:val="00537577"/>
    <w:rsid w:val="005419F2"/>
    <w:rsid w:val="005529B7"/>
    <w:rsid w:val="00552C9F"/>
    <w:rsid w:val="0056554F"/>
    <w:rsid w:val="0056617C"/>
    <w:rsid w:val="00583471"/>
    <w:rsid w:val="005A0A54"/>
    <w:rsid w:val="005A1648"/>
    <w:rsid w:val="005B484B"/>
    <w:rsid w:val="005F2C0D"/>
    <w:rsid w:val="0060251F"/>
    <w:rsid w:val="00607A49"/>
    <w:rsid w:val="0063381B"/>
    <w:rsid w:val="0063783B"/>
    <w:rsid w:val="00651073"/>
    <w:rsid w:val="00655BFA"/>
    <w:rsid w:val="0066359E"/>
    <w:rsid w:val="00663EE7"/>
    <w:rsid w:val="00686579"/>
    <w:rsid w:val="00696C3F"/>
    <w:rsid w:val="006B22EA"/>
    <w:rsid w:val="006B711E"/>
    <w:rsid w:val="006C12FC"/>
    <w:rsid w:val="006C4313"/>
    <w:rsid w:val="006D3E22"/>
    <w:rsid w:val="006D47F7"/>
    <w:rsid w:val="006F54FB"/>
    <w:rsid w:val="006F56D4"/>
    <w:rsid w:val="00705A03"/>
    <w:rsid w:val="00715625"/>
    <w:rsid w:val="007227C2"/>
    <w:rsid w:val="00725025"/>
    <w:rsid w:val="00732099"/>
    <w:rsid w:val="00743344"/>
    <w:rsid w:val="007541A3"/>
    <w:rsid w:val="00754B9E"/>
    <w:rsid w:val="0076060A"/>
    <w:rsid w:val="007913B7"/>
    <w:rsid w:val="0079782C"/>
    <w:rsid w:val="007A69AB"/>
    <w:rsid w:val="007B61F0"/>
    <w:rsid w:val="007E4D8F"/>
    <w:rsid w:val="007E798A"/>
    <w:rsid w:val="00802564"/>
    <w:rsid w:val="0080518F"/>
    <w:rsid w:val="00826255"/>
    <w:rsid w:val="0083555E"/>
    <w:rsid w:val="0083737C"/>
    <w:rsid w:val="00850B9D"/>
    <w:rsid w:val="008530B4"/>
    <w:rsid w:val="008743F6"/>
    <w:rsid w:val="008A3865"/>
    <w:rsid w:val="008B2FBF"/>
    <w:rsid w:val="008C683C"/>
    <w:rsid w:val="008D46E3"/>
    <w:rsid w:val="008D700B"/>
    <w:rsid w:val="00910D52"/>
    <w:rsid w:val="00922B39"/>
    <w:rsid w:val="00945BA1"/>
    <w:rsid w:val="009734EC"/>
    <w:rsid w:val="0098208E"/>
    <w:rsid w:val="0098313D"/>
    <w:rsid w:val="00991842"/>
    <w:rsid w:val="00997B1A"/>
    <w:rsid w:val="009A0091"/>
    <w:rsid w:val="009B09E8"/>
    <w:rsid w:val="009B3DD7"/>
    <w:rsid w:val="009C39B4"/>
    <w:rsid w:val="009D5022"/>
    <w:rsid w:val="009F589C"/>
    <w:rsid w:val="00A15904"/>
    <w:rsid w:val="00A23F15"/>
    <w:rsid w:val="00A3586E"/>
    <w:rsid w:val="00A360DA"/>
    <w:rsid w:val="00A453B9"/>
    <w:rsid w:val="00A45D57"/>
    <w:rsid w:val="00A75195"/>
    <w:rsid w:val="00A766C8"/>
    <w:rsid w:val="00A80C76"/>
    <w:rsid w:val="00A92BC3"/>
    <w:rsid w:val="00A94BB6"/>
    <w:rsid w:val="00A95996"/>
    <w:rsid w:val="00AA5EA7"/>
    <w:rsid w:val="00AA63C6"/>
    <w:rsid w:val="00AD078F"/>
    <w:rsid w:val="00AD4992"/>
    <w:rsid w:val="00AD771B"/>
    <w:rsid w:val="00AF27DF"/>
    <w:rsid w:val="00AF4CBE"/>
    <w:rsid w:val="00B2320F"/>
    <w:rsid w:val="00B35841"/>
    <w:rsid w:val="00B4002E"/>
    <w:rsid w:val="00B45C3B"/>
    <w:rsid w:val="00B53831"/>
    <w:rsid w:val="00B53863"/>
    <w:rsid w:val="00B57C4D"/>
    <w:rsid w:val="00B92A4C"/>
    <w:rsid w:val="00BB03CF"/>
    <w:rsid w:val="00BB07F8"/>
    <w:rsid w:val="00BB25F5"/>
    <w:rsid w:val="00BB6629"/>
    <w:rsid w:val="00BC40D9"/>
    <w:rsid w:val="00BD2378"/>
    <w:rsid w:val="00BD47A7"/>
    <w:rsid w:val="00BE155D"/>
    <w:rsid w:val="00BF6F2F"/>
    <w:rsid w:val="00C06E46"/>
    <w:rsid w:val="00C21762"/>
    <w:rsid w:val="00C3073E"/>
    <w:rsid w:val="00C32BFE"/>
    <w:rsid w:val="00C4039A"/>
    <w:rsid w:val="00C40528"/>
    <w:rsid w:val="00C66357"/>
    <w:rsid w:val="00C72094"/>
    <w:rsid w:val="00C7498D"/>
    <w:rsid w:val="00C755F4"/>
    <w:rsid w:val="00C85B08"/>
    <w:rsid w:val="00CA3074"/>
    <w:rsid w:val="00CC1706"/>
    <w:rsid w:val="00CD4822"/>
    <w:rsid w:val="00CE4FE4"/>
    <w:rsid w:val="00CF1ADB"/>
    <w:rsid w:val="00CF3151"/>
    <w:rsid w:val="00D35C39"/>
    <w:rsid w:val="00D65792"/>
    <w:rsid w:val="00D720DA"/>
    <w:rsid w:val="00D82DFD"/>
    <w:rsid w:val="00D83363"/>
    <w:rsid w:val="00D83E70"/>
    <w:rsid w:val="00D87489"/>
    <w:rsid w:val="00D90344"/>
    <w:rsid w:val="00D93EF4"/>
    <w:rsid w:val="00D943B3"/>
    <w:rsid w:val="00DA4102"/>
    <w:rsid w:val="00DA586A"/>
    <w:rsid w:val="00DB0295"/>
    <w:rsid w:val="00DB3207"/>
    <w:rsid w:val="00DC16D0"/>
    <w:rsid w:val="00DC22DD"/>
    <w:rsid w:val="00DC3A94"/>
    <w:rsid w:val="00DE632F"/>
    <w:rsid w:val="00DE72F5"/>
    <w:rsid w:val="00DF19F8"/>
    <w:rsid w:val="00DF29A9"/>
    <w:rsid w:val="00DF517C"/>
    <w:rsid w:val="00E048A6"/>
    <w:rsid w:val="00E11822"/>
    <w:rsid w:val="00E1442B"/>
    <w:rsid w:val="00E3109F"/>
    <w:rsid w:val="00E3730C"/>
    <w:rsid w:val="00E54785"/>
    <w:rsid w:val="00E626BA"/>
    <w:rsid w:val="00E7265D"/>
    <w:rsid w:val="00ED40E9"/>
    <w:rsid w:val="00ED775A"/>
    <w:rsid w:val="00EE76B6"/>
    <w:rsid w:val="00EF4BC4"/>
    <w:rsid w:val="00F242E0"/>
    <w:rsid w:val="00F24D66"/>
    <w:rsid w:val="00F26EB8"/>
    <w:rsid w:val="00F32098"/>
    <w:rsid w:val="00F346D8"/>
    <w:rsid w:val="00F370F9"/>
    <w:rsid w:val="00F51A51"/>
    <w:rsid w:val="00F5360D"/>
    <w:rsid w:val="00F64517"/>
    <w:rsid w:val="00F678D2"/>
    <w:rsid w:val="00F71300"/>
    <w:rsid w:val="00F7313B"/>
    <w:rsid w:val="00F76159"/>
    <w:rsid w:val="00F82126"/>
    <w:rsid w:val="00F845B2"/>
    <w:rsid w:val="00F861CA"/>
    <w:rsid w:val="00F90337"/>
    <w:rsid w:val="00F92777"/>
    <w:rsid w:val="00F935B1"/>
    <w:rsid w:val="00F943A6"/>
    <w:rsid w:val="00FB296F"/>
    <w:rsid w:val="00FC72A2"/>
    <w:rsid w:val="00FD315B"/>
    <w:rsid w:val="00FD36D3"/>
    <w:rsid w:val="00FD442C"/>
    <w:rsid w:val="00FD568F"/>
    <w:rsid w:val="00FF5603"/>
    <w:rsid w:val="00FF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46B80"/>
  <w15:chartTrackingRefBased/>
  <w15:docId w15:val="{9CAB1208-168D-428D-943A-FB8D9A1C7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5E5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34A81"/>
    <w:pPr>
      <w:keepNext/>
      <w:keepLines/>
      <w:numPr>
        <w:numId w:val="5"/>
      </w:numPr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AA63C6"/>
    <w:pPr>
      <w:keepNext/>
      <w:keepLines/>
      <w:numPr>
        <w:ilvl w:val="1"/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rsid w:val="00CC1706"/>
    <w:pPr>
      <w:keepNext/>
      <w:keepLines/>
      <w:numPr>
        <w:ilvl w:val="2"/>
        <w:numId w:val="5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4A8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002E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A63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Indicetablas">
    <w:name w:val="Indice tablas"/>
    <w:basedOn w:val="Ttulo1"/>
    <w:link w:val="IndicetablasCar"/>
    <w:qFormat/>
    <w:rsid w:val="00376CAC"/>
    <w:pPr>
      <w:numPr>
        <w:numId w:val="1"/>
      </w:numPr>
      <w:spacing w:before="360" w:after="120"/>
    </w:pPr>
    <w:rPr>
      <w:color w:val="AEAAAA" w:themeColor="background2" w:themeShade="BF"/>
      <w:sz w:val="18"/>
    </w:rPr>
  </w:style>
  <w:style w:type="character" w:customStyle="1" w:styleId="Ttulo3Car">
    <w:name w:val="Título 3 Car"/>
    <w:basedOn w:val="Fuentedeprrafopredeter"/>
    <w:link w:val="Ttulo3"/>
    <w:uiPriority w:val="9"/>
    <w:rsid w:val="00CC1706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IndicetablasCar">
    <w:name w:val="Indice tablas Car"/>
    <w:basedOn w:val="Ttulo1Car"/>
    <w:link w:val="Indicetablas"/>
    <w:rsid w:val="00DF29A9"/>
    <w:rPr>
      <w:rFonts w:ascii="Times New Roman" w:eastAsiaTheme="majorEastAsia" w:hAnsi="Times New Roman" w:cstheme="majorBidi"/>
      <w:b/>
      <w:color w:val="AEAAAA" w:themeColor="background2" w:themeShade="BF"/>
      <w:sz w:val="18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905D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905DB"/>
    <w:rPr>
      <w:color w:val="0563C1" w:themeColor="hyperlink"/>
      <w:u w:val="single"/>
    </w:rPr>
  </w:style>
  <w:style w:type="paragraph" w:customStyle="1" w:styleId="Indicefiguras">
    <w:name w:val="Indice figuras"/>
    <w:basedOn w:val="Ttulo1"/>
    <w:link w:val="IndicefigurasCar"/>
    <w:rsid w:val="00376CAC"/>
    <w:pPr>
      <w:numPr>
        <w:numId w:val="2"/>
      </w:numPr>
      <w:spacing w:line="240" w:lineRule="auto"/>
      <w:ind w:left="360"/>
      <w:jc w:val="center"/>
    </w:pPr>
    <w:rPr>
      <w:rFonts w:cs="Times New Roman"/>
      <w:color w:val="4472C4" w:themeColor="accent1"/>
      <w:sz w:val="22"/>
    </w:rPr>
  </w:style>
  <w:style w:type="paragraph" w:customStyle="1" w:styleId="Indicefigura">
    <w:name w:val="Indice figura"/>
    <w:basedOn w:val="Indicefiguras"/>
    <w:link w:val="IndicefiguraCar"/>
    <w:qFormat/>
    <w:rsid w:val="00C7498D"/>
    <w:pPr>
      <w:numPr>
        <w:numId w:val="3"/>
      </w:numPr>
      <w:jc w:val="left"/>
    </w:pPr>
    <w:rPr>
      <w:b w:val="0"/>
      <w:color w:val="auto"/>
    </w:rPr>
  </w:style>
  <w:style w:type="character" w:customStyle="1" w:styleId="IndicefigurasCar">
    <w:name w:val="Indice figuras Car"/>
    <w:basedOn w:val="Ttulo1Car"/>
    <w:link w:val="Indicefiguras"/>
    <w:rsid w:val="00376CAC"/>
    <w:rPr>
      <w:rFonts w:ascii="Times New Roman" w:eastAsiaTheme="majorEastAsia" w:hAnsi="Times New Roman" w:cs="Times New Roman"/>
      <w:b/>
      <w:color w:val="4472C4" w:themeColor="accent1"/>
      <w:sz w:val="32"/>
      <w:szCs w:val="32"/>
    </w:rPr>
  </w:style>
  <w:style w:type="paragraph" w:customStyle="1" w:styleId="Indice">
    <w:name w:val="Indice"/>
    <w:basedOn w:val="Ttulo1"/>
    <w:link w:val="IndiceCar"/>
    <w:qFormat/>
    <w:rsid w:val="00725025"/>
    <w:pPr>
      <w:numPr>
        <w:numId w:val="0"/>
      </w:numPr>
    </w:pPr>
  </w:style>
  <w:style w:type="character" w:customStyle="1" w:styleId="IndicefiguraCar">
    <w:name w:val="Indice figura Car"/>
    <w:basedOn w:val="IndicefigurasCar"/>
    <w:link w:val="Indicefigura"/>
    <w:rsid w:val="00C7498D"/>
    <w:rPr>
      <w:rFonts w:ascii="Times New Roman" w:eastAsiaTheme="majorEastAsia" w:hAnsi="Times New Roman" w:cs="Times New Roman"/>
      <w:b w:val="0"/>
      <w:color w:val="4472C4" w:themeColor="accent1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6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IndiceCar">
    <w:name w:val="Indice Car"/>
    <w:basedOn w:val="Ttulo1Car"/>
    <w:link w:val="Indice"/>
    <w:rsid w:val="0072502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ED40E9"/>
    <w:pPr>
      <w:spacing w:after="0" w:line="240" w:lineRule="auto"/>
      <w:ind w:left="22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ED40E9"/>
    <w:rPr>
      <w:rFonts w:asciiTheme="majorHAnsi" w:eastAsiaTheme="majorEastAsia" w:hAnsiTheme="majorHAnsi" w:cstheme="majorBidi"/>
      <w:b/>
      <w:bCs/>
    </w:rPr>
  </w:style>
  <w:style w:type="character" w:customStyle="1" w:styleId="EncabezadoCar">
    <w:name w:val="Encabezado Car"/>
    <w:basedOn w:val="Fuentedeprrafopredeter"/>
    <w:link w:val="Encabezado"/>
    <w:uiPriority w:val="99"/>
    <w:rsid w:val="00696C3F"/>
  </w:style>
  <w:style w:type="paragraph" w:styleId="Piedepgina">
    <w:name w:val="footer"/>
    <w:basedOn w:val="Normal"/>
    <w:link w:val="PiedepginaCar"/>
    <w:uiPriority w:val="99"/>
    <w:unhideWhenUsed/>
    <w:rsid w:val="00696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C3F"/>
  </w:style>
  <w:style w:type="paragraph" w:styleId="TDC2">
    <w:name w:val="toc 2"/>
    <w:basedOn w:val="Normal"/>
    <w:next w:val="Normal"/>
    <w:autoRedefine/>
    <w:uiPriority w:val="39"/>
    <w:unhideWhenUsed/>
    <w:rsid w:val="009F589C"/>
    <w:pPr>
      <w:spacing w:after="100"/>
      <w:ind w:left="240"/>
    </w:pPr>
  </w:style>
  <w:style w:type="character" w:styleId="Mencinsinresolver">
    <w:name w:val="Unresolved Mention"/>
    <w:basedOn w:val="Fuentedeprrafopredeter"/>
    <w:uiPriority w:val="99"/>
    <w:semiHidden/>
    <w:unhideWhenUsed/>
    <w:rsid w:val="0060251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0251F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A21E8"/>
    <w:pPr>
      <w:ind w:left="720"/>
      <w:contextualSpacing/>
    </w:pPr>
  </w:style>
  <w:style w:type="paragraph" w:styleId="Revisin">
    <w:name w:val="Revision"/>
    <w:hidden/>
    <w:uiPriority w:val="99"/>
    <w:semiHidden/>
    <w:rsid w:val="00426776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https://godotengine.org/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es.wikipedia.org/wiki/Discurso_cient%C3%ADfico" TargetMode="Externa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yperlink" Target="https://github.com/BunchOfNachos/DSI-Practicas-GagoLopez-Ignacio" TargetMode="External"/><Relationship Id="rId14" Type="http://schemas.openxmlformats.org/officeDocument/2006/relationships/hyperlink" Target="https://docs.godotengine.org/en/stabl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ED431-142D-4460-8122-D9A3B77DB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1306</Words>
  <Characters>7189</Characters>
  <Application>Microsoft Office Word</Application>
  <DocSecurity>0</DocSecurity>
  <Lines>59</Lines>
  <Paragraphs>16</Paragraphs>
  <ScaleCrop>false</ScaleCrop>
  <Company/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Nacho Gago López</dc:creator>
  <cp:keywords/>
  <dc:description/>
  <cp:lastModifiedBy>IGNACIO GAGO LÓPEZ</cp:lastModifiedBy>
  <cp:revision>283</cp:revision>
  <dcterms:created xsi:type="dcterms:W3CDTF">2022-02-16T19:37:00Z</dcterms:created>
  <dcterms:modified xsi:type="dcterms:W3CDTF">2022-11-04T11:01:00Z</dcterms:modified>
</cp:coreProperties>
</file>